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right"/>
        <w:rPr>
          <w:rFonts w:ascii="Consolas" w:cs="Consolas" w:eastAsia="Consolas" w:hAnsi="Consolas"/>
        </w:rPr>
      </w:pPr>
      <w:ins w:author="Степан Кашинцев" w:id="0" w:date="2022-06-24T20:03:40Z">
        <w:r w:rsidDel="00000000" w:rsidR="00000000" w:rsidRPr="00000000">
          <w:rPr>
            <w:rtl w:val="0"/>
          </w:rPr>
          <w:tab/>
        </w:r>
      </w:ins>
      <w:ins w:author="Кристина" w:id="1" w:date="2022-08-11T17:13:46Z">
        <w:r w:rsidDel="00000000" w:rsidR="00000000" w:rsidRPr="00000000">
          <w:rPr>
            <w:rtl w:val="0"/>
          </w:rPr>
          <w:t xml:space="preserve">t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ccat </w:t>
      </w:r>
      <w:commentRangeStart w:id="0"/>
      <w:commentRangeStart w:id="1"/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nginx-ingress.yaml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DaemonSet</w:t>
      </w:r>
    </w:p>
    <w:p w:rsidR="00000000" w:rsidDel="00000000" w:rsidP="00000000" w:rsidRDefault="00000000" w:rsidRPr="00000000" w14:paraId="0000000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reportNodeInternalIp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007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hostPort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</w:t>
      </w:r>
      <w:ins w:author="Aleksandr" w:id="2" w:date="2022-08-20T01:31:24Z">
        <w:r w:rsidDel="00000000" w:rsidR="00000000" w:rsidRPr="00000000">
          <w:rPr>
            <w:rFonts w:ascii="Consolas" w:cs="Consolas" w:eastAsia="Consolas" w:hAnsi="Consolas"/>
            <w:color w:val="bbbbbb"/>
            <w:sz w:val="24"/>
            <w:szCs w:val="24"/>
            <w:rtl w:val="0"/>
          </w:rPr>
          <w:t xml:space="preserve">😊</w:t>
        </w:r>
      </w:ins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</w:t>
      </w:r>
      <w:ins w:author="Aleksandr" w:id="3" w:date="2022-08-20T01:31:18Z">
        <w:r w:rsidDel="00000000" w:rsidR="00000000" w:rsidRPr="00000000">
          <w:rPr>
            <w:rFonts w:ascii="Consolas" w:cs="Consolas" w:eastAsia="Consolas" w:hAnsi="Consolas"/>
            <w:color w:val="bbbbbb"/>
            <w:sz w:val="24"/>
            <w:szCs w:val="24"/>
            <w:rtl w:val="0"/>
          </w:rPr>
          <w:t xml:space="preserve">е🙄</w:t>
        </w:r>
      </w:ins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00A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80</w:t>
      </w:r>
    </w:p>
    <w:p w:rsidR="00000000" w:rsidDel="00000000" w:rsidP="00000000" w:rsidRDefault="00000000" w:rsidRPr="00000000" w14:paraId="0000000C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https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443</w:t>
      </w:r>
    </w:p>
    <w:p w:rsidR="00000000" w:rsidDel="00000000" w:rsidP="00000000" w:rsidRDefault="00000000" w:rsidRPr="00000000" w14:paraId="0000000D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NodePort</w:t>
      </w:r>
    </w:p>
    <w:p w:rsidR="00000000" w:rsidDel="00000000" w:rsidP="00000000" w:rsidRDefault="00000000" w:rsidRPr="00000000" w14:paraId="0000001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prometheus.yaml</w:t>
      </w:r>
    </w:p>
    <w:p w:rsidR="00000000" w:rsidDel="00000000" w:rsidP="00000000" w:rsidRDefault="00000000" w:rsidRPr="00000000" w14:paraId="0000001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prometheusSpec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serviceMonitorSelectorNilUsesHelmValues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false</w:t>
      </w:r>
    </w:p>
    <w:p w:rsidR="00000000" w:rsidDel="00000000" w:rsidP="00000000" w:rsidRDefault="00000000" w:rsidRPr="00000000" w14:paraId="0000001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serviceMonitorSelector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{}</w:t>
      </w:r>
    </w:p>
    <w:p w:rsidR="00000000" w:rsidDel="00000000" w:rsidP="00000000" w:rsidRDefault="00000000" w:rsidRPr="00000000" w14:paraId="00000017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01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ins w:author="Vitaly Kutsenko" w:id="4" w:date="2022-03-21T14:21:23Z">
        <w:r w:rsidDel="00000000" w:rsidR="00000000" w:rsidRPr="00000000">
          <w:rPr>
            <w:rFonts w:ascii="Consolas" w:cs="Consolas" w:eastAsia="Consolas" w:hAnsi="Consolas"/>
            <w:color w:val="bbbbbb"/>
            <w:sz w:val="23"/>
            <w:szCs w:val="23"/>
            <w:rtl w:val="0"/>
          </w:rPr>
          <w:tab/>
        </w:r>
      </w:ins>
      <w:del w:author="Vitaly Kutsenko" w:id="4" w:date="2022-03-21T14:21:23Z">
        <w:r w:rsidDel="00000000" w:rsidR="00000000" w:rsidRPr="00000000">
          <w:rPr>
            <w:rFonts w:ascii="Consolas" w:cs="Consolas" w:eastAsia="Consolas" w:hAnsi="Consolas"/>
            <w:color w:val="bbbbbb"/>
            <w:sz w:val="23"/>
            <w:szCs w:val="23"/>
            <w:rtl w:val="0"/>
          </w:rPr>
          <w:delText xml:space="preserve">minikube addons disable ingress</w:delText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000000" w:val="clear"/>
        <w:ind w:firstLine="720"/>
        <w:rPr>
          <w:rFonts w:ascii="Consolas" w:cs="Consolas" w:eastAsia="Consolas" w:hAnsi="Consolas"/>
          <w:color w:val="bbbbbb"/>
          <w:sz w:val="23"/>
          <w:szCs w:val="23"/>
        </w:rPr>
        <w:pPrChange w:author="Михаил Сафонов" w:id="0" w:date="2022-02-12T19:17:56Z">
          <w:pPr>
            <w:pageBreakBefore w:val="0"/>
            <w:shd w:fill="000000" w:val="clear"/>
          </w:pPr>
        </w:pPrChange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🌑  "The 'ingress' addon is disabled</w:t>
      </w:r>
    </w:p>
    <w:p w:rsidR="00000000" w:rsidDel="00000000" w:rsidP="00000000" w:rsidRDefault="00000000" w:rsidRPr="00000000" w14:paraId="0000001C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01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create namespace monitoring</w:t>
      </w:r>
    </w:p>
    <w:p w:rsidR="00000000" w:rsidDel="00000000" w:rsidP="00000000" w:rsidRDefault="00000000" w:rsidRPr="00000000" w14:paraId="0000002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4"/>
          <w:szCs w:val="24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4"/>
          <w:szCs w:val="24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4"/>
          <w:szCs w:val="24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kubectl config set-context --current --namespace=monitoring</w:t>
      </w:r>
    </w:p>
    <w:p w:rsidR="00000000" w:rsidDel="00000000" w:rsidP="00000000" w:rsidRDefault="00000000" w:rsidRPr="00000000" w14:paraId="0000002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Context "minikube" modified.</w:t>
      </w:r>
    </w:p>
    <w:p w:rsidR="00000000" w:rsidDel="00000000" w:rsidP="00000000" w:rsidRDefault="00000000" w:rsidRPr="00000000" w14:paraId="0000002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onsolas" w:cs="Consolas" w:eastAsia="Consolas" w:hAnsi="Consolas"/>
        </w:rPr>
      </w:pPr>
      <w:commentRangeStart w:id="2"/>
      <w:r w:rsidDel="00000000" w:rsidR="00000000" w:rsidRPr="00000000">
        <w:rPr>
          <w:rFonts w:ascii="Consolas" w:cs="Consolas" w:eastAsia="Consolas" w:hAnsi="Consolas"/>
          <w:rtl w:val="0"/>
        </w:rPr>
        <w:t xml:space="preserve">Ставим прометей с графаной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в качестве оператора. </w:t>
      </w:r>
    </w:p>
    <w:p w:rsidR="00000000" w:rsidDel="00000000" w:rsidP="00000000" w:rsidRDefault="00000000" w:rsidRPr="00000000" w14:paraId="0000002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Добавляем helm репозитории:</w:t>
      </w:r>
    </w:p>
    <w:p w:rsidR="00000000" w:rsidDel="00000000" w:rsidP="00000000" w:rsidRDefault="00000000" w:rsidRPr="00000000" w14:paraId="0000002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repo add prometheus-community https://prometheus-community.github.io/helm-charts</w:t>
      </w:r>
    </w:p>
    <w:p w:rsidR="00000000" w:rsidDel="00000000" w:rsidP="00000000" w:rsidRDefault="00000000" w:rsidRPr="00000000" w14:paraId="0000002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"prometheus-community" has been added to your repositories</w:t>
      </w:r>
    </w:p>
    <w:p w:rsidR="00000000" w:rsidDel="00000000" w:rsidP="00000000" w:rsidRDefault="00000000" w:rsidRPr="00000000" w14:paraId="0000002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elm repo add stable </w:t>
      </w:r>
      <w:hyperlink r:id="rId7">
        <w:r w:rsidDel="00000000" w:rsidR="00000000" w:rsidRPr="00000000">
          <w:rPr>
            <w:rFonts w:ascii="Consolas" w:cs="Consolas" w:eastAsia="Consolas" w:hAnsi="Consolas"/>
            <w:color w:val="1155cc"/>
            <w:sz w:val="23"/>
            <w:szCs w:val="23"/>
            <w:u w:val="single"/>
            <w:rtl w:val="0"/>
          </w:rPr>
          <w:t xml:space="preserve">https://charts.helm.sh/stable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"stable" has been added to your repositories</w:t>
      </w:r>
    </w:p>
    <w:p w:rsidR="00000000" w:rsidDel="00000000" w:rsidP="00000000" w:rsidRDefault="00000000" w:rsidRPr="00000000" w14:paraId="0000002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repo update</w:t>
      </w:r>
    </w:p>
    <w:p w:rsidR="00000000" w:rsidDel="00000000" w:rsidP="00000000" w:rsidRDefault="00000000" w:rsidRPr="00000000" w14:paraId="0000002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Hang tight while we grab the latest from your chart repositories...</w:t>
      </w:r>
    </w:p>
    <w:p w:rsidR="00000000" w:rsidDel="00000000" w:rsidP="00000000" w:rsidRDefault="00000000" w:rsidRPr="00000000" w14:paraId="0000002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...Successfully got an update from the "stable" chart repository</w:t>
      </w:r>
    </w:p>
    <w:p w:rsidR="00000000" w:rsidDel="00000000" w:rsidP="00000000" w:rsidRDefault="00000000" w:rsidRPr="00000000" w14:paraId="0000003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...Successfully got an update from the "prometheus-community" chart repository</w:t>
      </w:r>
    </w:p>
    <w:p w:rsidR="00000000" w:rsidDel="00000000" w:rsidP="00000000" w:rsidRDefault="00000000" w:rsidRPr="00000000" w14:paraId="0000003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Update Complete. ⎈ Happy Helming!⎈</w:t>
      </w:r>
    </w:p>
    <w:p w:rsidR="00000000" w:rsidDel="00000000" w:rsidP="00000000" w:rsidRDefault="00000000" w:rsidRPr="00000000" w14:paraId="00000032">
      <w:pPr>
        <w:pageBreakBefore w:val="0"/>
        <w:shd w:fill="000000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Устанавливаем с помощью хелма стек прометеуса</w:t>
      </w:r>
    </w:p>
    <w:p w:rsidR="00000000" w:rsidDel="00000000" w:rsidP="00000000" w:rsidRDefault="00000000" w:rsidRPr="00000000" w14:paraId="0000003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commentRangeStart w:id="3"/>
      <w:commentRangeStart w:id="4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helm install prom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prometheus-community/kube-prometheus-stack -f prometheus.yaml --atomic</w:t>
      </w:r>
    </w:p>
    <w:p w:rsidR="00000000" w:rsidDel="00000000" w:rsidP="00000000" w:rsidRDefault="00000000" w:rsidRPr="00000000" w14:paraId="0000003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manifest_sorter.go:192: info: skipping unknown hook: "crd-install"</w:t>
      </w:r>
    </w:p>
    <w:p w:rsidR="00000000" w:rsidDel="00000000" w:rsidP="00000000" w:rsidRDefault="00000000" w:rsidRPr="00000000" w14:paraId="0000003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prom</w:t>
      </w:r>
    </w:p>
    <w:p w:rsidR="00000000" w:rsidDel="00000000" w:rsidP="00000000" w:rsidRDefault="00000000" w:rsidRPr="00000000" w14:paraId="0000004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Fri Oct 30 09:08:54 2020</w:t>
      </w:r>
    </w:p>
    <w:p w:rsidR="00000000" w:rsidDel="00000000" w:rsidP="00000000" w:rsidRDefault="00000000" w:rsidRPr="00000000" w14:paraId="0000004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</w:p>
    <w:p w:rsidR="00000000" w:rsidDel="00000000" w:rsidP="00000000" w:rsidRDefault="00000000" w:rsidRPr="00000000" w14:paraId="0000004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04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1</w:t>
      </w:r>
    </w:p>
    <w:p w:rsidR="00000000" w:rsidDel="00000000" w:rsidP="00000000" w:rsidRDefault="00000000" w:rsidRPr="00000000" w14:paraId="0000004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04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kube-prometheus-stack has been installed. Check its status by running:</w:t>
      </w:r>
    </w:p>
    <w:p w:rsidR="00000000" w:rsidDel="00000000" w:rsidP="00000000" w:rsidRDefault="00000000" w:rsidRPr="00000000" w14:paraId="0000004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kubectl --namespace monitoring get pods -l "release=prom"</w:t>
      </w:r>
    </w:p>
    <w:p w:rsidR="00000000" w:rsidDel="00000000" w:rsidP="00000000" w:rsidRDefault="00000000" w:rsidRPr="00000000" w14:paraId="0000004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Visit https://github.com/prometheus-operator/kube-prometheus for instructions on how to create &amp; configure Alertmanager and Prometheus instances using the Operator.</w:t>
      </w:r>
    </w:p>
    <w:p w:rsidR="00000000" w:rsidDel="00000000" w:rsidP="00000000" w:rsidRDefault="00000000" w:rsidRPr="00000000" w14:paraId="00000049">
      <w:pPr>
        <w:pageBreakBefore w:val="0"/>
        <w:shd w:fill="000000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Установка обычно занимается некоторое время. После того, как все поставится, можно посмотреть на установленные сущности внутри куба:</w:t>
      </w:r>
    </w:p>
    <w:p w:rsidR="00000000" w:rsidDel="00000000" w:rsidP="00000000" w:rsidRDefault="00000000" w:rsidRPr="00000000" w14:paraId="0000004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get all</w:t>
      </w:r>
    </w:p>
    <w:p w:rsidR="00000000" w:rsidDel="00000000" w:rsidP="00000000" w:rsidRDefault="00000000" w:rsidRPr="00000000" w14:paraId="0000004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          READY   STATUS    RESTARTS   AGE</w:t>
      </w:r>
    </w:p>
    <w:p w:rsidR="00000000" w:rsidDel="00000000" w:rsidP="00000000" w:rsidRDefault="00000000" w:rsidRPr="00000000" w14:paraId="0000004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pod/alertmanager-prom-kube-prometheus-stack-alertmanager-0   2/2     Running   0          4m52s</w:t>
      </w:r>
    </w:p>
    <w:p w:rsidR="00000000" w:rsidDel="00000000" w:rsidP="00000000" w:rsidRDefault="00000000" w:rsidRPr="00000000" w14:paraId="0000005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pod/prom-grafana-79954d487-czpxc                             2/2     Running   0          5m34s</w:t>
      </w:r>
    </w:p>
    <w:p w:rsidR="00000000" w:rsidDel="00000000" w:rsidP="00000000" w:rsidRDefault="00000000" w:rsidRPr="00000000" w14:paraId="0000005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pod/prom-kube-prometheus-stack-operator-686659df96-bmdfz     2/2     Running   0          5m34s</w:t>
      </w:r>
    </w:p>
    <w:p w:rsidR="00000000" w:rsidDel="00000000" w:rsidP="00000000" w:rsidRDefault="00000000" w:rsidRPr="00000000" w14:paraId="0000005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pod/prom-kube-state-metrics-7988bdcf7b-9zq5c                 1/1     Running   0          5m34s</w:t>
      </w:r>
    </w:p>
    <w:p w:rsidR="00000000" w:rsidDel="00000000" w:rsidP="00000000" w:rsidRDefault="00000000" w:rsidRPr="00000000" w14:paraId="0000005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</w:t>
      </w:r>
      <w:commentRangeStart w:id="5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prom-prometheus-node-exporter-4bntm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1/1     Running   0          5m34s</w:t>
      </w:r>
    </w:p>
    <w:p w:rsidR="00000000" w:rsidDel="00000000" w:rsidP="00000000" w:rsidRDefault="00000000" w:rsidRPr="00000000" w14:paraId="0000005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pod/prometheus-prom-kube-prometheus-stack-prometheus-0       3/3     Running   1          4m51s</w:t>
      </w:r>
    </w:p>
    <w:p w:rsidR="00000000" w:rsidDel="00000000" w:rsidP="00000000" w:rsidRDefault="00000000" w:rsidRPr="00000000" w14:paraId="0000005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TYPE        CLUSTER-IP       EXTERNAL-IP   PORT(S)                      AGE</w:t>
      </w:r>
    </w:p>
    <w:p w:rsidR="00000000" w:rsidDel="00000000" w:rsidP="00000000" w:rsidRDefault="00000000" w:rsidRPr="00000000" w14:paraId="0000005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service/alertmanager-operated                     ClusterIP   None             &lt;none&gt;        9093/TCP,9094/TCP,9094/UDP   4m52s</w:t>
      </w:r>
    </w:p>
    <w:p w:rsidR="00000000" w:rsidDel="00000000" w:rsidP="00000000" w:rsidRDefault="00000000" w:rsidRPr="00000000" w14:paraId="0000005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service/prom-grafana                              ClusterIP   10.102.15.148    &lt;none&gt;        80/TCP                       5m34s</w:t>
      </w:r>
    </w:p>
    <w:p w:rsidR="00000000" w:rsidDel="00000000" w:rsidP="00000000" w:rsidRDefault="00000000" w:rsidRPr="00000000" w14:paraId="0000005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service/prom-kube-prometheus-stack-alertmanager   ClusterIP   10.100.176.123   &lt;none&gt;        9093/TCP                     5m34s</w:t>
      </w:r>
    </w:p>
    <w:p w:rsidR="00000000" w:rsidDel="00000000" w:rsidP="00000000" w:rsidRDefault="00000000" w:rsidRPr="00000000" w14:paraId="0000005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service/prom-kube-prometheus-stack-operator       ClusterIP   10.107.78.107    &lt;none&gt;        8080/TCP,443/TCP             5m34s</w:t>
      </w:r>
    </w:p>
    <w:p w:rsidR="00000000" w:rsidDel="00000000" w:rsidP="00000000" w:rsidRDefault="00000000" w:rsidRPr="00000000" w14:paraId="0000005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service/prom-kube-prometheus-stack-prometheus     ClusterIP   10.99.40.112     &lt;none&gt;        9090/TCP                     5m34s</w:t>
      </w:r>
    </w:p>
    <w:p w:rsidR="00000000" w:rsidDel="00000000" w:rsidP="00000000" w:rsidRDefault="00000000" w:rsidRPr="00000000" w14:paraId="0000005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service/prom-kube-state-metrics                   ClusterIP   10.105.66.75     &lt;none&gt;        8080/TCP                     5m34s</w:t>
      </w:r>
    </w:p>
    <w:p w:rsidR="00000000" w:rsidDel="00000000" w:rsidP="00000000" w:rsidRDefault="00000000" w:rsidRPr="00000000" w14:paraId="0000005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service/prom-prometheus-node-exporter             ClusterIP   10.103.54.136    &lt;none&gt;        9100/TCP                     5m34s</w:t>
      </w:r>
    </w:p>
    <w:p w:rsidR="00000000" w:rsidDel="00000000" w:rsidP="00000000" w:rsidRDefault="00000000" w:rsidRPr="00000000" w14:paraId="0000005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service/prometheus-operated                       ClusterIP   None             &lt;none&gt;        9090/TCP                     4m51s</w:t>
      </w:r>
    </w:p>
    <w:p w:rsidR="00000000" w:rsidDel="00000000" w:rsidP="00000000" w:rsidRDefault="00000000" w:rsidRPr="00000000" w14:paraId="0000005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DESIRED   CURRENT   READY   UP-TO-DATE   AVAILABLE   NODE SELECTOR   AGE</w:t>
      </w:r>
    </w:p>
    <w:p w:rsidR="00000000" w:rsidDel="00000000" w:rsidP="00000000" w:rsidRDefault="00000000" w:rsidRPr="00000000" w14:paraId="0000006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daemonset.apps/prom-prometheus-node-exporter   1         1         1       1            1           &lt;none&gt;          5m34s</w:t>
      </w:r>
    </w:p>
    <w:p w:rsidR="00000000" w:rsidDel="00000000" w:rsidP="00000000" w:rsidRDefault="00000000" w:rsidRPr="00000000" w14:paraId="0000006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   READY   UP-TO-DATE   AVAILABLE   AGE</w:t>
      </w:r>
    </w:p>
    <w:p w:rsidR="00000000" w:rsidDel="00000000" w:rsidP="00000000" w:rsidRDefault="00000000" w:rsidRPr="00000000" w14:paraId="0000006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deployment.apps/prom-grafana                          1/1     1            1           5m34s</w:t>
      </w:r>
    </w:p>
    <w:p w:rsidR="00000000" w:rsidDel="00000000" w:rsidP="00000000" w:rsidRDefault="00000000" w:rsidRPr="00000000" w14:paraId="0000006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deployment.apps/prom-kube-prometheus-stack-operator   1/1     1            1           5m34s</w:t>
      </w:r>
    </w:p>
    <w:p w:rsidR="00000000" w:rsidDel="00000000" w:rsidP="00000000" w:rsidRDefault="00000000" w:rsidRPr="00000000" w14:paraId="0000006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deployment.apps/prom-kube-state-metrics               1/1     1            1           5m34s</w:t>
      </w:r>
    </w:p>
    <w:p w:rsidR="00000000" w:rsidDel="00000000" w:rsidP="00000000" w:rsidRDefault="00000000" w:rsidRPr="00000000" w14:paraId="0000006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              DESIRED   CURRENT   READY   AGE</w:t>
      </w:r>
    </w:p>
    <w:p w:rsidR="00000000" w:rsidDel="00000000" w:rsidP="00000000" w:rsidRDefault="00000000" w:rsidRPr="00000000" w14:paraId="0000006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replicaset.apps/prom-grafana-79954d487                           1         1         1       5m34s</w:t>
      </w:r>
    </w:p>
    <w:p w:rsidR="00000000" w:rsidDel="00000000" w:rsidP="00000000" w:rsidRDefault="00000000" w:rsidRPr="00000000" w14:paraId="0000006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replicaset.apps/prom-kube-prometheus-stack-operator-686659df96   1         1         1       5m34s</w:t>
      </w:r>
    </w:p>
    <w:p w:rsidR="00000000" w:rsidDel="00000000" w:rsidP="00000000" w:rsidRDefault="00000000" w:rsidRPr="00000000" w14:paraId="0000006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replicaset.apps/prom-kube-state-metrics-7988bdcf7b               1         1         1       5m34s</w:t>
      </w:r>
    </w:p>
    <w:p w:rsidR="00000000" w:rsidDel="00000000" w:rsidP="00000000" w:rsidRDefault="00000000" w:rsidRPr="00000000" w14:paraId="0000006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                     READY   AGE</w:t>
      </w:r>
    </w:p>
    <w:p w:rsidR="00000000" w:rsidDel="00000000" w:rsidP="00000000" w:rsidRDefault="00000000" w:rsidRPr="00000000" w14:paraId="0000006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statefulset.apps/alertmanager-prom-kube-prometheus-stack-alertmanager   1/1     4m52s</w:t>
      </w:r>
    </w:p>
    <w:p w:rsidR="00000000" w:rsidDel="00000000" w:rsidP="00000000" w:rsidRDefault="00000000" w:rsidRPr="00000000" w14:paraId="0000006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statefulset.apps/prometheus-prom-kube-prometheus-stack-prometheus       </w:t>
      </w:r>
      <w:ins w:author="Ruslan Zharkov" w:id="6" w:date="2023-06-13T14:00:34Z">
        <w:r w:rsidDel="00000000" w:rsidR="00000000" w:rsidRPr="00000000">
          <w:rPr>
            <w:rFonts w:ascii="Consolas" w:cs="Consolas" w:eastAsia="Consolas" w:hAnsi="Consolas"/>
            <w:color w:val="bbbbbb"/>
            <w:sz w:val="23"/>
            <w:szCs w:val="23"/>
            <w:rtl w:val="0"/>
          </w:rPr>
          <w:t xml:space="preserve"> </w:t>
        </w:r>
      </w:ins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1/1     4m51s</w:t>
      </w:r>
    </w:p>
    <w:p w:rsidR="00000000" w:rsidDel="00000000" w:rsidP="00000000" w:rsidRDefault="00000000" w:rsidRPr="00000000" w14:paraId="00000070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Устанавливаем через хелм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ингресс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 </w:t>
      </w:r>
    </w:p>
    <w:p w:rsidR="00000000" w:rsidDel="00000000" w:rsidP="00000000" w:rsidRDefault="00000000" w:rsidRPr="00000000" w14:paraId="0000007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repo add ingress-nginx https://kubernetes.github.io/ingress-nginx</w:t>
      </w:r>
    </w:p>
    <w:p w:rsidR="00000000" w:rsidDel="00000000" w:rsidP="00000000" w:rsidRDefault="00000000" w:rsidRPr="00000000" w14:paraId="0000007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"ingress-nginx" has been added to your repositories</w:t>
      </w:r>
    </w:p>
    <w:p w:rsidR="00000000" w:rsidDel="00000000" w:rsidP="00000000" w:rsidRDefault="00000000" w:rsidRPr="00000000" w14:paraId="0000007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repo update</w:t>
      </w:r>
    </w:p>
    <w:p w:rsidR="00000000" w:rsidDel="00000000" w:rsidP="00000000" w:rsidRDefault="00000000" w:rsidRPr="00000000" w14:paraId="0000007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Hang tight while we grab the latest from your chart repositories...</w:t>
      </w:r>
    </w:p>
    <w:p w:rsidR="00000000" w:rsidDel="00000000" w:rsidP="00000000" w:rsidRDefault="00000000" w:rsidRPr="00000000" w14:paraId="0000007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...Successfully got an update from the "ingress-nginx" chart repository</w:t>
      </w:r>
    </w:p>
    <w:p w:rsidR="00000000" w:rsidDel="00000000" w:rsidP="00000000" w:rsidRDefault="00000000" w:rsidRPr="00000000" w14:paraId="0000007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Update Complete. ⎈ Happy Helming!⎈</w:t>
      </w:r>
    </w:p>
    <w:p w:rsidR="00000000" w:rsidDel="00000000" w:rsidP="00000000" w:rsidRDefault="00000000" w:rsidRPr="00000000" w14:paraId="0000007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install nginx ingress-nginx/ingress-nginx -f nginx-ingress.yaml --atomic</w:t>
      </w:r>
    </w:p>
    <w:p w:rsidR="00000000" w:rsidDel="00000000" w:rsidP="00000000" w:rsidRDefault="00000000" w:rsidRPr="00000000" w14:paraId="0000007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nginx</w:t>
      </w:r>
    </w:p>
    <w:p w:rsidR="00000000" w:rsidDel="00000000" w:rsidP="00000000" w:rsidRDefault="00000000" w:rsidRPr="00000000" w14:paraId="0000007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Fri Oct 30 09:22:19 2020</w:t>
      </w:r>
    </w:p>
    <w:p w:rsidR="00000000" w:rsidDel="00000000" w:rsidP="00000000" w:rsidRDefault="00000000" w:rsidRPr="00000000" w14:paraId="0000008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</w:p>
    <w:p w:rsidR="00000000" w:rsidDel="00000000" w:rsidP="00000000" w:rsidRDefault="00000000" w:rsidRPr="00000000" w14:paraId="0000008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08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1</w:t>
      </w:r>
    </w:p>
    <w:p w:rsidR="00000000" w:rsidDel="00000000" w:rsidP="00000000" w:rsidRDefault="00000000" w:rsidRPr="00000000" w14:paraId="0000008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TEST SUITE: None</w:t>
      </w:r>
    </w:p>
    <w:p w:rsidR="00000000" w:rsidDel="00000000" w:rsidP="00000000" w:rsidRDefault="00000000" w:rsidRPr="00000000" w14:paraId="0000008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08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The ingress-nginx controller has been installed.</w:t>
      </w:r>
    </w:p>
    <w:p w:rsidR="00000000" w:rsidDel="00000000" w:rsidP="00000000" w:rsidRDefault="00000000" w:rsidRPr="00000000" w14:paraId="0000008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Get the application URL by running these commands:</w:t>
      </w:r>
    </w:p>
    <w:p w:rsidR="00000000" w:rsidDel="00000000" w:rsidP="00000000" w:rsidRDefault="00000000" w:rsidRPr="00000000" w14:paraId="0000008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HTTP_NODE_PORT=$(kubectl --namespace monitoring get services -o jsonpath="{.spec.ports[0].nodePort}" nginx-ingress-nginx-controller)</w:t>
      </w:r>
    </w:p>
    <w:p w:rsidR="00000000" w:rsidDel="00000000" w:rsidP="00000000" w:rsidRDefault="00000000" w:rsidRPr="00000000" w14:paraId="0000008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HTTPS_NODE_PORT=$(kubectl --namespace monitoring get services -o jsonpath="{.spec.ports[1].nodePort}" nginx-ingress-nginx-controller)</w:t>
      </w:r>
    </w:p>
    <w:p w:rsidR="00000000" w:rsidDel="00000000" w:rsidP="00000000" w:rsidRDefault="00000000" w:rsidRPr="00000000" w14:paraId="0000008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NODE_IP=$(kubectl --namespace monitoring get nodes -o jsonpath="{.items[0].status.addresses[1].address}")</w:t>
      </w:r>
    </w:p>
    <w:p w:rsidR="00000000" w:rsidDel="00000000" w:rsidP="00000000" w:rsidRDefault="00000000" w:rsidRPr="00000000" w14:paraId="0000008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echo "Visit http://$NODE_IP:$HTTP_NODE_PORT to access your application via HTTP."</w:t>
      </w:r>
    </w:p>
    <w:p w:rsidR="00000000" w:rsidDel="00000000" w:rsidP="00000000" w:rsidRDefault="00000000" w:rsidRPr="00000000" w14:paraId="0000008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echo "Visit https://$NODE_IP:$HTTPS_NODE_PORT to access your application via HTTPS."</w:t>
      </w:r>
    </w:p>
    <w:p w:rsidR="00000000" w:rsidDel="00000000" w:rsidP="00000000" w:rsidRDefault="00000000" w:rsidRPr="00000000" w14:paraId="0000008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An example Ingress that makes use of the controller:</w:t>
      </w:r>
    </w:p>
    <w:p w:rsidR="00000000" w:rsidDel="00000000" w:rsidP="00000000" w:rsidRDefault="00000000" w:rsidRPr="00000000" w14:paraId="0000008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apiVersion: networking.k8s.io/v1beta1</w:t>
      </w:r>
    </w:p>
    <w:p w:rsidR="00000000" w:rsidDel="00000000" w:rsidP="00000000" w:rsidRDefault="00000000" w:rsidRPr="00000000" w14:paraId="0000009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kind: Ingress</w:t>
      </w:r>
    </w:p>
    <w:p w:rsidR="00000000" w:rsidDel="00000000" w:rsidP="00000000" w:rsidRDefault="00000000" w:rsidRPr="00000000" w14:paraId="0000009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metadata:</w:t>
      </w:r>
    </w:p>
    <w:p w:rsidR="00000000" w:rsidDel="00000000" w:rsidP="00000000" w:rsidRDefault="00000000" w:rsidRPr="00000000" w14:paraId="0000009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annotations:</w:t>
      </w:r>
    </w:p>
    <w:p w:rsidR="00000000" w:rsidDel="00000000" w:rsidP="00000000" w:rsidRDefault="00000000" w:rsidRPr="00000000" w14:paraId="0000009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kubernetes.io/ingress.class: nginx</w:t>
      </w:r>
    </w:p>
    <w:p w:rsidR="00000000" w:rsidDel="00000000" w:rsidP="00000000" w:rsidRDefault="00000000" w:rsidRPr="00000000" w14:paraId="0000009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name: example</w:t>
      </w:r>
    </w:p>
    <w:p w:rsidR="00000000" w:rsidDel="00000000" w:rsidP="00000000" w:rsidRDefault="00000000" w:rsidRPr="00000000" w14:paraId="0000009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namespace: foo</w:t>
      </w:r>
    </w:p>
    <w:p w:rsidR="00000000" w:rsidDel="00000000" w:rsidP="00000000" w:rsidRDefault="00000000" w:rsidRPr="00000000" w14:paraId="0000009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spec:</w:t>
      </w:r>
    </w:p>
    <w:p w:rsidR="00000000" w:rsidDel="00000000" w:rsidP="00000000" w:rsidRDefault="00000000" w:rsidRPr="00000000" w14:paraId="0000009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rules:</w:t>
      </w:r>
    </w:p>
    <w:p w:rsidR="00000000" w:rsidDel="00000000" w:rsidP="00000000" w:rsidRDefault="00000000" w:rsidRPr="00000000" w14:paraId="0000009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- host: www.example.com</w:t>
      </w:r>
    </w:p>
    <w:p w:rsidR="00000000" w:rsidDel="00000000" w:rsidP="00000000" w:rsidRDefault="00000000" w:rsidRPr="00000000" w14:paraId="0000009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http:</w:t>
      </w:r>
    </w:p>
    <w:p w:rsidR="00000000" w:rsidDel="00000000" w:rsidP="00000000" w:rsidRDefault="00000000" w:rsidRPr="00000000" w14:paraId="0000009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paths:</w:t>
      </w:r>
    </w:p>
    <w:p w:rsidR="00000000" w:rsidDel="00000000" w:rsidP="00000000" w:rsidRDefault="00000000" w:rsidRPr="00000000" w14:paraId="0000009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- backend:</w:t>
      </w:r>
    </w:p>
    <w:p w:rsidR="00000000" w:rsidDel="00000000" w:rsidP="00000000" w:rsidRDefault="00000000" w:rsidRPr="00000000" w14:paraId="0000009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serviceName: exampleService</w:t>
      </w:r>
    </w:p>
    <w:p w:rsidR="00000000" w:rsidDel="00000000" w:rsidP="00000000" w:rsidRDefault="00000000" w:rsidRPr="00000000" w14:paraId="0000009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servicePort: 80</w:t>
      </w:r>
    </w:p>
    <w:p w:rsidR="00000000" w:rsidDel="00000000" w:rsidP="00000000" w:rsidRDefault="00000000" w:rsidRPr="00000000" w14:paraId="0000009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path: /</w:t>
      </w:r>
    </w:p>
    <w:p w:rsidR="00000000" w:rsidDel="00000000" w:rsidP="00000000" w:rsidRDefault="00000000" w:rsidRPr="00000000" w14:paraId="000000A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# This section is only required if TLS is to be enabled for the Ingress</w:t>
      </w:r>
    </w:p>
    <w:p w:rsidR="00000000" w:rsidDel="00000000" w:rsidP="00000000" w:rsidRDefault="00000000" w:rsidRPr="00000000" w14:paraId="000000A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tls:</w:t>
      </w:r>
    </w:p>
    <w:p w:rsidR="00000000" w:rsidDel="00000000" w:rsidP="00000000" w:rsidRDefault="00000000" w:rsidRPr="00000000" w14:paraId="000000A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- hosts:</w:t>
      </w:r>
    </w:p>
    <w:p w:rsidR="00000000" w:rsidDel="00000000" w:rsidP="00000000" w:rsidRDefault="00000000" w:rsidRPr="00000000" w14:paraId="000000A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- www.example.com</w:t>
      </w:r>
    </w:p>
    <w:p w:rsidR="00000000" w:rsidDel="00000000" w:rsidP="00000000" w:rsidRDefault="00000000" w:rsidRPr="00000000" w14:paraId="000000A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secretName: example-tls</w:t>
      </w:r>
    </w:p>
    <w:p w:rsidR="00000000" w:rsidDel="00000000" w:rsidP="00000000" w:rsidRDefault="00000000" w:rsidRPr="00000000" w14:paraId="000000A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If TLS is enabled for the Ingress, a Secret containing the certificate and key must also be provided:</w:t>
      </w:r>
    </w:p>
    <w:p w:rsidR="00000000" w:rsidDel="00000000" w:rsidP="00000000" w:rsidRDefault="00000000" w:rsidRPr="00000000" w14:paraId="000000A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apiVersion: v1</w:t>
      </w:r>
    </w:p>
    <w:p w:rsidR="00000000" w:rsidDel="00000000" w:rsidP="00000000" w:rsidRDefault="00000000" w:rsidRPr="00000000" w14:paraId="000000A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kind: Secret</w:t>
      </w:r>
    </w:p>
    <w:p w:rsidR="00000000" w:rsidDel="00000000" w:rsidP="00000000" w:rsidRDefault="00000000" w:rsidRPr="00000000" w14:paraId="000000A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metadata:</w:t>
      </w:r>
    </w:p>
    <w:p w:rsidR="00000000" w:rsidDel="00000000" w:rsidP="00000000" w:rsidRDefault="00000000" w:rsidRPr="00000000" w14:paraId="000000A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name: example-tls</w:t>
      </w:r>
    </w:p>
    <w:p w:rsidR="00000000" w:rsidDel="00000000" w:rsidP="00000000" w:rsidRDefault="00000000" w:rsidRPr="00000000" w14:paraId="000000A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namespace: foo</w:t>
      </w:r>
    </w:p>
    <w:p w:rsidR="00000000" w:rsidDel="00000000" w:rsidP="00000000" w:rsidRDefault="00000000" w:rsidRPr="00000000" w14:paraId="000000A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data:</w:t>
      </w:r>
    </w:p>
    <w:p w:rsidR="00000000" w:rsidDel="00000000" w:rsidP="00000000" w:rsidRDefault="00000000" w:rsidRPr="00000000" w14:paraId="000000A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tls.crt: &lt;base64 encoded cert&gt;</w:t>
      </w:r>
    </w:p>
    <w:p w:rsidR="00000000" w:rsidDel="00000000" w:rsidP="00000000" w:rsidRDefault="00000000" w:rsidRPr="00000000" w14:paraId="000000A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tls.key: &lt;base64 encoded key&gt;</w:t>
      </w:r>
    </w:p>
    <w:p w:rsidR="00000000" w:rsidDel="00000000" w:rsidP="00000000" w:rsidRDefault="00000000" w:rsidRPr="00000000" w14:paraId="000000B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type: kubernetes.io/tls</w:t>
      </w:r>
    </w:p>
    <w:p w:rsidR="00000000" w:rsidDel="00000000" w:rsidP="00000000" w:rsidRDefault="00000000" w:rsidRPr="00000000" w14:paraId="000000B1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Запускаем графану</w:t>
      </w:r>
    </w:p>
    <w:p w:rsidR="00000000" w:rsidDel="00000000" w:rsidP="00000000" w:rsidRDefault="00000000" w:rsidRPr="00000000" w14:paraId="000000B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port-forward service/prom-grafana 9000:80</w:t>
      </w:r>
    </w:p>
    <w:p w:rsidR="00000000" w:rsidDel="00000000" w:rsidP="00000000" w:rsidRDefault="00000000" w:rsidRPr="00000000" w14:paraId="000000B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127.0.0.1:9000 -&gt; 3000</w:t>
      </w:r>
    </w:p>
    <w:p w:rsidR="00000000" w:rsidDel="00000000" w:rsidP="00000000" w:rsidRDefault="00000000" w:rsidRPr="00000000" w14:paraId="000000B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[::1]:9000 -&gt; </w:t>
      </w:r>
      <w:commentRangeStart w:id="6"/>
      <w:commentRangeStart w:id="7"/>
      <w:commentRangeStart w:id="8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3000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432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 поставке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приложения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уже </w:t>
      </w:r>
      <w:commentRangeStart w:id="9"/>
      <w:commentRangeStart w:id="10"/>
      <w:r w:rsidDel="00000000" w:rsidR="00000000" w:rsidRPr="00000000">
        <w:rPr>
          <w:rFonts w:ascii="Consolas" w:cs="Consolas" w:eastAsia="Consolas" w:hAnsi="Consolas"/>
          <w:rtl w:val="0"/>
        </w:rPr>
        <w:t xml:space="preserve">идут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встроенные дашборды, которые мониторят ресурсы кубика.</w:t>
      </w:r>
    </w:p>
    <w:p w:rsidR="00000000" w:rsidDel="00000000" w:rsidP="00000000" w:rsidRDefault="00000000" w:rsidRPr="00000000" w14:paraId="000000C0">
      <w:pPr>
        <w:pageBreakBefore w:val="0"/>
        <w:rPr>
          <w:del w:author="Дмитрий Иванов" w:id="7" w:date="2023-10-08T13:32:45Z"/>
          <w:rFonts w:ascii="Consolas" w:cs="Consolas" w:eastAsia="Consolas" w:hAnsi="Consolas"/>
        </w:rPr>
      </w:pPr>
      <w:del w:author="Дмитрий Иванов" w:id="7" w:date="2023-10-08T13:32:45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C1">
      <w:pPr>
        <w:pageBreakBefore w:val="0"/>
        <w:rPr>
          <w:del w:author="Дмитрий Иванов" w:id="7" w:date="2023-10-08T13:32:45Z"/>
          <w:rFonts w:ascii="Consolas" w:cs="Consolas" w:eastAsia="Consolas" w:hAnsi="Consolas"/>
        </w:rPr>
      </w:pPr>
      <w:del w:author="Дмитрий Иванов" w:id="7" w:date="2023-10-08T13:32:45Z">
        <w:r w:rsidDel="00000000" w:rsidR="00000000" w:rsidRPr="00000000">
          <w:rPr>
            <w:rFonts w:ascii="Consolas" w:cs="Consolas" w:eastAsia="Consolas" w:hAnsi="Consolas"/>
          </w:rPr>
          <w:drawing>
            <wp:inline distB="114300" distT="114300" distL="114300" distR="114300">
              <wp:extent cx="5943600" cy="7404100"/>
              <wp:effectExtent b="0" l="0" r="0" t="0"/>
              <wp:docPr id="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404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C2">
      <w:pPr>
        <w:pageBreakBefore w:val="0"/>
        <w:rPr>
          <w:del w:author="Дмитрий Иванов" w:id="7" w:date="2023-10-08T13:32:45Z"/>
          <w:rFonts w:ascii="Consolas" w:cs="Consolas" w:eastAsia="Consolas" w:hAnsi="Consolas"/>
        </w:rPr>
      </w:pPr>
      <w:del w:author="Дмитрий Иванов" w:id="7" w:date="2023-10-08T13:32:45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C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Но можно симпортировать борду. Давайте симпортируем какую-нибудь. Например, </w:t>
      </w:r>
      <w:hyperlink r:id="rId10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https://grafana.com/grafana/dashboards/11074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Симпортируем json борды. </w:t>
      </w:r>
    </w:p>
    <w:p w:rsidR="00000000" w:rsidDel="00000000" w:rsidP="00000000" w:rsidRDefault="00000000" w:rsidRPr="00000000" w14:paraId="000000C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073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1892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21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 на промтеус. И откуда данные собираются. </w:t>
      </w:r>
    </w:p>
    <w:p w:rsidR="00000000" w:rsidDel="00000000" w:rsidP="00000000" w:rsidRDefault="00000000" w:rsidRPr="00000000" w14:paraId="000000D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kubectl port-forward service/prom-kube-prometheus-stack-prometheus 9090</w:t>
      </w:r>
    </w:p>
    <w:p w:rsidR="00000000" w:rsidDel="00000000" w:rsidP="00000000" w:rsidRDefault="00000000" w:rsidRPr="00000000" w14:paraId="000000D4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Forwarding from 127.0.0.1:9090 -&gt; 9090</w:t>
      </w:r>
    </w:p>
    <w:p w:rsidR="00000000" w:rsidDel="00000000" w:rsidP="00000000" w:rsidRDefault="00000000" w:rsidRPr="00000000" w14:paraId="000000D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Forwarding from [::1]:9090 -&gt; 9090</w:t>
      </w:r>
    </w:p>
    <w:p w:rsidR="00000000" w:rsidDel="00000000" w:rsidP="00000000" w:rsidRDefault="00000000" w:rsidRPr="00000000" w14:paraId="000000D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9878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 service discovery можно посмотреть, какие </w:t>
      </w:r>
      <w:commentRangeStart w:id="11"/>
      <w:r w:rsidDel="00000000" w:rsidR="00000000" w:rsidRPr="00000000">
        <w:rPr>
          <w:rFonts w:ascii="Consolas" w:cs="Consolas" w:eastAsia="Consolas" w:hAnsi="Consolas"/>
          <w:rtl w:val="0"/>
        </w:rPr>
        <w:t xml:space="preserve">сервисы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мониторятся.</w:t>
      </w:r>
    </w:p>
    <w:p w:rsidR="00000000" w:rsidDel="00000000" w:rsidP="00000000" w:rsidRDefault="00000000" w:rsidRPr="00000000" w14:paraId="000000D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5435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rFonts w:ascii="Consolas" w:cs="Consolas" w:eastAsia="Consolas" w:hAnsi="Consolas"/>
        </w:rPr>
      </w:pPr>
      <w:hyperlink r:id="rId16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https://prometheus.io/docs/prometheus/latest/querying/basics/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- тут про promql</w:t>
      </w:r>
    </w:p>
    <w:p w:rsidR="00000000" w:rsidDel="00000000" w:rsidP="00000000" w:rsidRDefault="00000000" w:rsidRPr="00000000" w14:paraId="000000E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rFonts w:ascii="Consolas" w:cs="Consolas" w:eastAsia="Consolas" w:hAnsi="Consolas"/>
        </w:rPr>
      </w:pPr>
      <w:hyperlink r:id="rId17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</w:t>
        </w:r>
      </w:hyperlink>
      <w:hyperlink r:id="rId18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robustperception.io/how-does-a-prometheus-counter-work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- про каунтеры почитать </w:t>
      </w:r>
    </w:p>
    <w:p w:rsidR="00000000" w:rsidDel="00000000" w:rsidP="00000000" w:rsidRDefault="00000000" w:rsidRPr="00000000" w14:paraId="000000E3">
      <w:pPr>
        <w:pageBreakBefore w:val="0"/>
        <w:rPr>
          <w:rFonts w:ascii="Consolas" w:cs="Consolas" w:eastAsia="Consolas" w:hAnsi="Consolas"/>
        </w:rPr>
      </w:pPr>
      <w:hyperlink r:id="rId19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https://www.youtube.com/watch?v=67Ulrq6DxwA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 - видео одного из контрибьюторов prometheus</w:t>
      </w:r>
    </w:p>
    <w:p w:rsidR="00000000" w:rsidDel="00000000" w:rsidP="00000000" w:rsidRDefault="00000000" w:rsidRPr="00000000" w14:paraId="000000E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ДОбавим метрики в наше приложение</w:t>
      </w:r>
    </w:p>
    <w:p w:rsidR="00000000" w:rsidDel="00000000" w:rsidP="00000000" w:rsidRDefault="00000000" w:rsidRPr="00000000" w14:paraId="000000E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Определим, как и какие мы метрики считаем, использую стандартную библиотеку для прометеуса. На каждый запрос считаем LATENCY и REQUEST_COUNT. </w:t>
      </w:r>
    </w:p>
    <w:p w:rsidR="00000000" w:rsidDel="00000000" w:rsidP="00000000" w:rsidRDefault="00000000" w:rsidRPr="00000000" w14:paraId="000000E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LATENCY - имеет тип гистограмма </w:t>
      </w:r>
    </w:p>
    <w:p w:rsidR="00000000" w:rsidDel="00000000" w:rsidP="00000000" w:rsidRDefault="00000000" w:rsidRPr="00000000" w14:paraId="000000E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REQUEST_COUNT - это счетчик (counter)</w:t>
      </w:r>
    </w:p>
    <w:p w:rsidR="00000000" w:rsidDel="00000000" w:rsidP="00000000" w:rsidRDefault="00000000" w:rsidRPr="00000000" w14:paraId="000000E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metrics.py</w:t>
      </w:r>
    </w:p>
    <w:p w:rsidR="00000000" w:rsidDel="00000000" w:rsidP="00000000" w:rsidRDefault="00000000" w:rsidRPr="00000000" w14:paraId="000000EE">
      <w:pPr>
        <w:pageBreakBefore w:val="0"/>
        <w:shd w:fill="000000" w:val="clear"/>
        <w:rPr>
          <w:rFonts w:ascii="Consolas" w:cs="Consolas" w:eastAsia="Consolas" w:hAnsi="Consolas"/>
          <w:color w:val="0000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time</w:t>
      </w:r>
    </w:p>
    <w:p w:rsidR="00000000" w:rsidDel="00000000" w:rsidP="00000000" w:rsidRDefault="00000000" w:rsidRPr="00000000" w14:paraId="000000E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prometheus_client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Counter, Histogram, Info</w:t>
      </w:r>
    </w:p>
    <w:p w:rsidR="00000000" w:rsidDel="00000000" w:rsidP="00000000" w:rsidRDefault="00000000" w:rsidRPr="00000000" w14:paraId="000000F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flask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request</w:t>
      </w:r>
    </w:p>
    <w:p w:rsidR="00000000" w:rsidDel="00000000" w:rsidP="00000000" w:rsidRDefault="00000000" w:rsidRPr="00000000" w14:paraId="000000F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METRICS_REQUEST_LATENCY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Histogram(</w:t>
      </w:r>
    </w:p>
    <w:p w:rsidR="00000000" w:rsidDel="00000000" w:rsidP="00000000" w:rsidRDefault="00000000" w:rsidRPr="00000000" w14:paraId="000000F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"app_request_latency_seconds"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"Application Request Latency"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"endpoint"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0F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METRICS_REQUEST_COUNT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Counter(</w:t>
      </w:r>
    </w:p>
    <w:p w:rsidR="00000000" w:rsidDel="00000000" w:rsidP="00000000" w:rsidRDefault="00000000" w:rsidRPr="00000000" w14:paraId="000000F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"app_request_count"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F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"Application Request Count"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F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"endpoint"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"http_status"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F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METRICS_INFO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Info(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"app_version"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"Application Version"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before_request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0F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_prometheus_metrics_request_start_time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time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time()</w:t>
      </w:r>
    </w:p>
    <w:p w:rsidR="00000000" w:rsidDel="00000000" w:rsidP="00000000" w:rsidRDefault="00000000" w:rsidRPr="00000000" w14:paraId="0000010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after_request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(response):</w:t>
      </w:r>
    </w:p>
    <w:p w:rsidR="00000000" w:rsidDel="00000000" w:rsidP="00000000" w:rsidRDefault="00000000" w:rsidRPr="00000000" w14:paraId="0000010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request_latency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time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time()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_prometheus_metrics_request_start_time</w:t>
      </w:r>
    </w:p>
    <w:p w:rsidR="00000000" w:rsidDel="00000000" w:rsidP="00000000" w:rsidRDefault="00000000" w:rsidRPr="00000000" w14:paraId="0000010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METRICS_REQUEST_LATENCY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labels(request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method, 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path)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observe(</w:t>
      </w:r>
    </w:p>
    <w:p w:rsidR="00000000" w:rsidDel="00000000" w:rsidP="00000000" w:rsidRDefault="00000000" w:rsidRPr="00000000" w14:paraId="0000010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request_latency</w:t>
      </w:r>
    </w:p>
    <w:p w:rsidR="00000000" w:rsidDel="00000000" w:rsidP="00000000" w:rsidRDefault="00000000" w:rsidRPr="00000000" w14:paraId="0000010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)</w:t>
      </w:r>
    </w:p>
    <w:p w:rsidR="00000000" w:rsidDel="00000000" w:rsidP="00000000" w:rsidRDefault="00000000" w:rsidRPr="00000000" w14:paraId="0000010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METRICS_REQUEST_COUNT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labels(</w:t>
      </w:r>
    </w:p>
    <w:p w:rsidR="00000000" w:rsidDel="00000000" w:rsidP="00000000" w:rsidRDefault="00000000" w:rsidRPr="00000000" w14:paraId="0000010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method, request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path, response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status_code</w:t>
      </w:r>
    </w:p>
    <w:p w:rsidR="00000000" w:rsidDel="00000000" w:rsidP="00000000" w:rsidRDefault="00000000" w:rsidRPr="00000000" w14:paraId="0000010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)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inc()</w:t>
      </w:r>
    </w:p>
    <w:p w:rsidR="00000000" w:rsidDel="00000000" w:rsidP="00000000" w:rsidRDefault="00000000" w:rsidRPr="00000000" w14:paraId="0000010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response</w:t>
      </w:r>
    </w:p>
    <w:p w:rsidR="00000000" w:rsidDel="00000000" w:rsidP="00000000" w:rsidRDefault="00000000" w:rsidRPr="00000000" w14:paraId="0000010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register_metrics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(app, app_version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app_config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):</w:t>
      </w:r>
    </w:p>
    <w:p w:rsidR="00000000" w:rsidDel="00000000" w:rsidP="00000000" w:rsidRDefault="00000000" w:rsidRPr="00000000" w14:paraId="0000010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before_request(before_request)</w:t>
      </w:r>
    </w:p>
    <w:p w:rsidR="00000000" w:rsidDel="00000000" w:rsidP="00000000" w:rsidRDefault="00000000" w:rsidRPr="00000000" w14:paraId="0000010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after_request(after_request)</w:t>
      </w:r>
    </w:p>
    <w:p w:rsidR="00000000" w:rsidDel="00000000" w:rsidP="00000000" w:rsidRDefault="00000000" w:rsidRPr="00000000" w14:paraId="0000010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METRICS_INFO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info({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"version"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"config"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"develop"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})</w:t>
      </w:r>
    </w:p>
    <w:p w:rsidR="00000000" w:rsidDel="00000000" w:rsidP="00000000" w:rsidRDefault="00000000" w:rsidRPr="00000000" w14:paraId="00000110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</w:p>
    <w:p w:rsidR="00000000" w:rsidDel="00000000" w:rsidP="00000000" w:rsidRDefault="00000000" w:rsidRPr="00000000" w14:paraId="0000011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 самом приложении добавляем путь /metrics, который будет отдавать эти метрики. </w:t>
      </w:r>
    </w:p>
    <w:p w:rsidR="00000000" w:rsidDel="00000000" w:rsidP="00000000" w:rsidRDefault="00000000" w:rsidRPr="00000000" w14:paraId="0000011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app.py</w:t>
      </w:r>
    </w:p>
    <w:p w:rsidR="00000000" w:rsidDel="00000000" w:rsidP="00000000" w:rsidRDefault="00000000" w:rsidRPr="00000000" w14:paraId="00000117">
      <w:pPr>
        <w:pageBreakBefore w:val="0"/>
        <w:shd w:fill="000000" w:val="clear"/>
        <w:rPr>
          <w:rFonts w:ascii="Consolas" w:cs="Consolas" w:eastAsia="Consolas" w:hAnsi="Consolas"/>
          <w:color w:val="0000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os</w:t>
      </w:r>
    </w:p>
    <w:p w:rsidR="00000000" w:rsidDel="00000000" w:rsidP="00000000" w:rsidRDefault="00000000" w:rsidRPr="00000000" w14:paraId="00000118">
      <w:pPr>
        <w:pageBreakBefore w:val="0"/>
        <w:shd w:fill="000000" w:val="clear"/>
        <w:rPr>
          <w:rFonts w:ascii="Consolas" w:cs="Consolas" w:eastAsia="Consolas" w:hAnsi="Consolas"/>
          <w:color w:val="0000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json</w:t>
      </w:r>
    </w:p>
    <w:p w:rsidR="00000000" w:rsidDel="00000000" w:rsidP="00000000" w:rsidRDefault="00000000" w:rsidRPr="00000000" w14:paraId="0000011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flask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Flask</w:t>
      </w:r>
    </w:p>
    <w:p w:rsidR="00000000" w:rsidDel="00000000" w:rsidP="00000000" w:rsidRDefault="00000000" w:rsidRPr="00000000" w14:paraId="0000011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register_metrics</w:t>
      </w:r>
    </w:p>
    <w:p w:rsidR="00000000" w:rsidDel="00000000" w:rsidP="00000000" w:rsidRDefault="00000000" w:rsidRPr="00000000" w14:paraId="0000011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Flask(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config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'DATABASE_URI'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os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environ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get(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'DATABASE_URI'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12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'HOSTNAME'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os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environ[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'HOSTNAME'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12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'GREETING'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os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environ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get(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'GREETING'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'Hello'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12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2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@app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route(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hello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127">
      <w:pPr>
        <w:pageBreakBefore w:val="0"/>
        <w:shd w:fill="000000" w:val="clear"/>
        <w:rPr>
          <w:rFonts w:ascii="Consolas" w:cs="Consolas" w:eastAsia="Consolas" w:hAnsi="Consolas"/>
          <w:color w:val="9e4a4d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config[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'GREETING'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 from 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config[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'HOSTNAME'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'!'</w:t>
      </w:r>
    </w:p>
    <w:p w:rsidR="00000000" w:rsidDel="00000000" w:rsidP="00000000" w:rsidRDefault="00000000" w:rsidRPr="00000000" w14:paraId="0000012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@app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route(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"/config"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12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json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dumps(config)</w:t>
      </w:r>
    </w:p>
    <w:p w:rsidR="00000000" w:rsidDel="00000000" w:rsidP="00000000" w:rsidRDefault="00000000" w:rsidRPr="00000000" w14:paraId="0000012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@app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route(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'/db'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db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12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sqlalchemy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create_engine</w:t>
      </w:r>
    </w:p>
    <w:p w:rsidR="00000000" w:rsidDel="00000000" w:rsidP="00000000" w:rsidRDefault="00000000" w:rsidRPr="00000000" w14:paraId="0000013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engine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create_engine(config[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'DATABASE_URI'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], echo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rows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[]</w:t>
      </w:r>
    </w:p>
    <w:p w:rsidR="00000000" w:rsidDel="00000000" w:rsidP="00000000" w:rsidRDefault="00000000" w:rsidRPr="00000000" w14:paraId="0000013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engine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connect()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connection:</w:t>
      </w:r>
    </w:p>
    <w:p w:rsidR="00000000" w:rsidDel="00000000" w:rsidP="00000000" w:rsidRDefault="00000000" w:rsidRPr="00000000" w14:paraId="0000013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connection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execute(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"select id, name from client;"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rows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dict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(r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items())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result]</w:t>
      </w:r>
    </w:p>
    <w:p w:rsidR="00000000" w:rsidDel="00000000" w:rsidP="00000000" w:rsidRDefault="00000000" w:rsidRPr="00000000" w14:paraId="0000013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json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dumps(rows)</w:t>
      </w:r>
    </w:p>
    <w:p w:rsidR="00000000" w:rsidDel="00000000" w:rsidP="00000000" w:rsidRDefault="00000000" w:rsidRPr="00000000" w14:paraId="0000013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@app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route(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'/metrics'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6a403"/>
          <w:sz w:val="23"/>
          <w:szCs w:val="23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13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3"/>
          <w:szCs w:val="23"/>
          <w:rtl w:val="0"/>
        </w:rPr>
        <w:t xml:space="preserve">prometheus_client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generate_latest</w:t>
      </w:r>
    </w:p>
    <w:p w:rsidR="00000000" w:rsidDel="00000000" w:rsidP="00000000" w:rsidRDefault="00000000" w:rsidRPr="00000000" w14:paraId="0000013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generate_latest()</w:t>
      </w:r>
    </w:p>
    <w:p w:rsidR="00000000" w:rsidDel="00000000" w:rsidP="00000000" w:rsidRDefault="00000000" w:rsidRPr="00000000" w14:paraId="0000013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3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register_metrics(app)</w:t>
      </w:r>
    </w:p>
    <w:p w:rsidR="00000000" w:rsidDel="00000000" w:rsidP="00000000" w:rsidRDefault="00000000" w:rsidRPr="00000000" w14:paraId="0000013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app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run(host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'0.0.0.0'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port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'80'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, debug</w:t>
      </w:r>
      <w:r w:rsidDel="00000000" w:rsidR="00000000" w:rsidRPr="00000000">
        <w:rPr>
          <w:rFonts w:ascii="Consolas" w:cs="Consolas" w:eastAsia="Consolas" w:hAnsi="Consolas"/>
          <w:color w:val="4f4f4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d00ff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F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</w:p>
    <w:p w:rsidR="00000000" w:rsidDel="00000000" w:rsidP="00000000" w:rsidRDefault="00000000" w:rsidRPr="00000000" w14:paraId="0000014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Ну и добавим в зависимости библиотеку прометеуса.</w:t>
      </w:r>
    </w:p>
    <w:p w:rsidR="00000000" w:rsidDel="00000000" w:rsidP="00000000" w:rsidRDefault="00000000" w:rsidRPr="00000000" w14:paraId="0000014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requirements.txt</w:t>
      </w:r>
    </w:p>
    <w:p w:rsidR="00000000" w:rsidDel="00000000" w:rsidP="00000000" w:rsidRDefault="00000000" w:rsidRPr="00000000" w14:paraId="0000014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Flask==1.1.2</w:t>
      </w:r>
    </w:p>
    <w:p w:rsidR="00000000" w:rsidDel="00000000" w:rsidP="00000000" w:rsidRDefault="00000000" w:rsidRPr="00000000" w14:paraId="0000014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Flask-SQLAlchemy</w:t>
      </w:r>
    </w:p>
    <w:p w:rsidR="00000000" w:rsidDel="00000000" w:rsidP="00000000" w:rsidRDefault="00000000" w:rsidRPr="00000000" w14:paraId="0000014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Flask-Migrate</w:t>
      </w:r>
    </w:p>
    <w:p w:rsidR="00000000" w:rsidDel="00000000" w:rsidP="00000000" w:rsidRDefault="00000000" w:rsidRPr="00000000" w14:paraId="0000014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psycopg2</w:t>
      </w:r>
    </w:p>
    <w:p w:rsidR="00000000" w:rsidDel="00000000" w:rsidP="00000000" w:rsidRDefault="00000000" w:rsidRPr="00000000" w14:paraId="0000014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Flask-Script</w:t>
      </w:r>
    </w:p>
    <w:p w:rsidR="00000000" w:rsidDel="00000000" w:rsidP="00000000" w:rsidRDefault="00000000" w:rsidRPr="00000000" w14:paraId="0000014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Prometheus Python client</w:t>
      </w:r>
    </w:p>
    <w:p w:rsidR="00000000" w:rsidDel="00000000" w:rsidP="00000000" w:rsidRDefault="00000000" w:rsidRPr="00000000" w14:paraId="0000014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prometheus-client==0.7.1</w:t>
      </w:r>
    </w:p>
    <w:p w:rsidR="00000000" w:rsidDel="00000000" w:rsidP="00000000" w:rsidRDefault="00000000" w:rsidRPr="00000000" w14:paraId="0000014C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</w:p>
    <w:p w:rsidR="00000000" w:rsidDel="00000000" w:rsidP="00000000" w:rsidRDefault="00000000" w:rsidRPr="00000000" w14:paraId="0000014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Собираем новый image </w:t>
      </w:r>
    </w:p>
    <w:p w:rsidR="00000000" w:rsidDel="00000000" w:rsidP="00000000" w:rsidRDefault="00000000" w:rsidRPr="00000000" w14:paraId="0000014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docker build -t hello-py:0.10.0 .</w:t>
      </w:r>
    </w:p>
    <w:p w:rsidR="00000000" w:rsidDel="00000000" w:rsidP="00000000" w:rsidRDefault="00000000" w:rsidRPr="00000000" w14:paraId="0000015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Sending build context to Docker daemon  67.07kB</w:t>
      </w:r>
    </w:p>
    <w:p w:rsidR="00000000" w:rsidDel="00000000" w:rsidP="00000000" w:rsidRDefault="00000000" w:rsidRPr="00000000" w14:paraId="0000015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Step 1/3 : FROM python:3.5-onbuild</w:t>
      </w:r>
    </w:p>
    <w:p w:rsidR="00000000" w:rsidDel="00000000" w:rsidP="00000000" w:rsidRDefault="00000000" w:rsidRPr="00000000" w14:paraId="0000015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Executing 3 build triggers</w:t>
      </w:r>
    </w:p>
    <w:p w:rsidR="00000000" w:rsidDel="00000000" w:rsidP="00000000" w:rsidRDefault="00000000" w:rsidRPr="00000000" w14:paraId="0000015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Using cache</w:t>
      </w:r>
    </w:p>
    <w:p w:rsidR="00000000" w:rsidDel="00000000" w:rsidP="00000000" w:rsidRDefault="00000000" w:rsidRPr="00000000" w14:paraId="0000015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Using cache</w:t>
      </w:r>
    </w:p>
    <w:p w:rsidR="00000000" w:rsidDel="00000000" w:rsidP="00000000" w:rsidRDefault="00000000" w:rsidRPr="00000000" w14:paraId="0000015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2520b7b19a33</w:t>
      </w:r>
    </w:p>
    <w:p w:rsidR="00000000" w:rsidDel="00000000" w:rsidP="00000000" w:rsidRDefault="00000000" w:rsidRPr="00000000" w14:paraId="0000015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Step 2/3 : EXPOSE 8000</w:t>
      </w:r>
    </w:p>
    <w:p w:rsidR="00000000" w:rsidDel="00000000" w:rsidP="00000000" w:rsidRDefault="00000000" w:rsidRPr="00000000" w14:paraId="0000015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Running in 513fd2cfe724</w:t>
      </w:r>
    </w:p>
    <w:p w:rsidR="00000000" w:rsidDel="00000000" w:rsidP="00000000" w:rsidRDefault="00000000" w:rsidRPr="00000000" w14:paraId="0000015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Removing intermediate container 513fd2cfe724</w:t>
      </w:r>
    </w:p>
    <w:p w:rsidR="00000000" w:rsidDel="00000000" w:rsidP="00000000" w:rsidRDefault="00000000" w:rsidRPr="00000000" w14:paraId="0000015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f33f08362149</w:t>
      </w:r>
    </w:p>
    <w:p w:rsidR="00000000" w:rsidDel="00000000" w:rsidP="00000000" w:rsidRDefault="00000000" w:rsidRPr="00000000" w14:paraId="0000015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Step 3/3 : ENTRYPOINT ["python", "/usr/src/app/app.py"]</w:t>
      </w:r>
    </w:p>
    <w:p w:rsidR="00000000" w:rsidDel="00000000" w:rsidP="00000000" w:rsidRDefault="00000000" w:rsidRPr="00000000" w14:paraId="0000015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Running in 07b6c463dea7</w:t>
      </w:r>
    </w:p>
    <w:p w:rsidR="00000000" w:rsidDel="00000000" w:rsidP="00000000" w:rsidRDefault="00000000" w:rsidRPr="00000000" w14:paraId="0000015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Removing intermediate container 07b6c463dea7</w:t>
      </w:r>
    </w:p>
    <w:p w:rsidR="00000000" w:rsidDel="00000000" w:rsidP="00000000" w:rsidRDefault="00000000" w:rsidRPr="00000000" w14:paraId="0000015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---&gt; e26043352c69</w:t>
      </w:r>
    </w:p>
    <w:p w:rsidR="00000000" w:rsidDel="00000000" w:rsidP="00000000" w:rsidRDefault="00000000" w:rsidRPr="00000000" w14:paraId="0000015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Successfully built e26043352c69</w:t>
      </w:r>
    </w:p>
    <w:p w:rsidR="00000000" w:rsidDel="00000000" w:rsidP="00000000" w:rsidRDefault="00000000" w:rsidRPr="00000000" w14:paraId="0000016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Successfully tagged hello-py:0.10.0</w:t>
      </w:r>
    </w:p>
    <w:p w:rsidR="00000000" w:rsidDel="00000000" w:rsidP="00000000" w:rsidRDefault="00000000" w:rsidRPr="00000000" w14:paraId="00000161">
      <w:pPr>
        <w:pageBreakBefore w:val="0"/>
        <w:shd w:fill="000000" w:val="clear"/>
        <w:rPr>
          <w:rFonts w:ascii="Consolas" w:cs="Consolas" w:eastAsia="Consolas" w:hAnsi="Consolas"/>
          <w:color w:val="ffff55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hello-py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3"/>
          <w:szCs w:val="23"/>
          <w:rtl w:val="0"/>
        </w:rPr>
        <w:t xml:space="preserve">✗</w:t>
      </w:r>
    </w:p>
    <w:p w:rsidR="00000000" w:rsidDel="00000000" w:rsidP="00000000" w:rsidRDefault="00000000" w:rsidRPr="00000000" w14:paraId="0000016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Обновляем helm chart </w:t>
      </w:r>
    </w:p>
    <w:p w:rsidR="00000000" w:rsidDel="00000000" w:rsidP="00000000" w:rsidRDefault="00000000" w:rsidRPr="00000000" w14:paraId="0000016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hello-chart/Chart.yaml</w:t>
      </w:r>
    </w:p>
    <w:p w:rsidR="00000000" w:rsidDel="00000000" w:rsidP="00000000" w:rsidRDefault="00000000" w:rsidRPr="00000000" w14:paraId="0000016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v2</w:t>
      </w:r>
    </w:p>
    <w:p w:rsidR="00000000" w:rsidDel="00000000" w:rsidP="00000000" w:rsidRDefault="00000000" w:rsidRPr="00000000" w14:paraId="0000016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hello-chart</w:t>
      </w:r>
    </w:p>
    <w:p w:rsidR="00000000" w:rsidDel="00000000" w:rsidP="00000000" w:rsidRDefault="00000000" w:rsidRPr="00000000" w14:paraId="0000016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A Helm chart for Kubernetes</w:t>
      </w:r>
    </w:p>
    <w:p w:rsidR="00000000" w:rsidDel="00000000" w:rsidP="00000000" w:rsidRDefault="00000000" w:rsidRPr="00000000" w14:paraId="0000016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application</w:t>
      </w:r>
    </w:p>
    <w:p w:rsidR="00000000" w:rsidDel="00000000" w:rsidP="00000000" w:rsidRDefault="00000000" w:rsidRPr="00000000" w14:paraId="0000016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0.4.0</w:t>
      </w:r>
    </w:p>
    <w:p w:rsidR="00000000" w:rsidDel="00000000" w:rsidP="00000000" w:rsidRDefault="00000000" w:rsidRPr="00000000" w14:paraId="0000016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appVersion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0.10.0</w:t>
      </w:r>
    </w:p>
    <w:p w:rsidR="00000000" w:rsidDel="00000000" w:rsidP="00000000" w:rsidRDefault="00000000" w:rsidRPr="00000000" w14:paraId="0000016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7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postgresql</w:t>
      </w:r>
    </w:p>
    <w:p w:rsidR="00000000" w:rsidDel="00000000" w:rsidP="00000000" w:rsidRDefault="00000000" w:rsidRPr="00000000" w14:paraId="0000017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8.x.x</w:t>
      </w:r>
    </w:p>
    <w:p w:rsidR="00000000" w:rsidDel="00000000" w:rsidP="00000000" w:rsidRDefault="00000000" w:rsidRPr="00000000" w14:paraId="0000017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repository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https://charts.bitnami.com/bitnami</w:t>
      </w:r>
    </w:p>
    <w:p w:rsidR="00000000" w:rsidDel="00000000" w:rsidP="00000000" w:rsidRDefault="00000000" w:rsidRPr="00000000" w14:paraId="0000017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condition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postgresql.enabled</w:t>
      </w:r>
    </w:p>
    <w:p w:rsidR="00000000" w:rsidDel="00000000" w:rsidP="00000000" w:rsidRDefault="00000000" w:rsidRPr="00000000" w14:paraId="0000017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tags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7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- myapp-database</w:t>
      </w:r>
    </w:p>
    <w:p w:rsidR="00000000" w:rsidDel="00000000" w:rsidP="00000000" w:rsidRDefault="00000000" w:rsidRPr="00000000" w14:paraId="00000177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17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 устанавливаем приложение</w:t>
      </w:r>
    </w:p>
    <w:p w:rsidR="00000000" w:rsidDel="00000000" w:rsidP="00000000" w:rsidRDefault="00000000" w:rsidRPr="00000000" w14:paraId="0000017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install myapp ./hello-chart --atomic</w:t>
      </w:r>
    </w:p>
    <w:p w:rsidR="00000000" w:rsidDel="00000000" w:rsidP="00000000" w:rsidRDefault="00000000" w:rsidRPr="00000000" w14:paraId="0000017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myapp</w:t>
      </w:r>
    </w:p>
    <w:p w:rsidR="00000000" w:rsidDel="00000000" w:rsidP="00000000" w:rsidRDefault="00000000" w:rsidRPr="00000000" w14:paraId="0000017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Sat Apr 11 14:41:02 2020</w:t>
      </w:r>
    </w:p>
    <w:p w:rsidR="00000000" w:rsidDel="00000000" w:rsidP="00000000" w:rsidRDefault="00000000" w:rsidRPr="00000000" w14:paraId="0000017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</w:p>
    <w:p w:rsidR="00000000" w:rsidDel="00000000" w:rsidP="00000000" w:rsidRDefault="00000000" w:rsidRPr="00000000" w14:paraId="0000018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18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1</w:t>
      </w:r>
    </w:p>
    <w:p w:rsidR="00000000" w:rsidDel="00000000" w:rsidP="00000000" w:rsidRDefault="00000000" w:rsidRPr="00000000" w14:paraId="0000018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18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TO BE DONE</w:t>
      </w:r>
    </w:p>
    <w:p w:rsidR="00000000" w:rsidDel="00000000" w:rsidP="00000000" w:rsidRDefault="00000000" w:rsidRPr="00000000" w14:paraId="0000018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Посмотрим, какие создались ресурсы внутри куба</w:t>
      </w:r>
    </w:p>
    <w:p w:rsidR="00000000" w:rsidDel="00000000" w:rsidP="00000000" w:rsidRDefault="00000000" w:rsidRPr="00000000" w14:paraId="0000018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get all -l app.kubernetes.io/instance=myapp</w:t>
      </w:r>
    </w:p>
    <w:p w:rsidR="00000000" w:rsidDel="00000000" w:rsidP="00000000" w:rsidRDefault="00000000" w:rsidRPr="00000000" w14:paraId="0000018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READY   STATUS    RESTARTS   AGE</w:t>
      </w:r>
    </w:p>
    <w:p w:rsidR="00000000" w:rsidDel="00000000" w:rsidP="00000000" w:rsidRDefault="00000000" w:rsidRPr="00000000" w14:paraId="0000018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pod/myapp-hello-chart-5cdf58458c-7q8c5   1/1     Running   0          102s</w:t>
      </w:r>
    </w:p>
    <w:p w:rsidR="00000000" w:rsidDel="00000000" w:rsidP="00000000" w:rsidRDefault="00000000" w:rsidRPr="00000000" w14:paraId="0000018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pod/myapp-hello-chart-5cdf58458c-gslzs   1/1     Running   0          102s</w:t>
      </w:r>
    </w:p>
    <w:p w:rsidR="00000000" w:rsidDel="00000000" w:rsidP="00000000" w:rsidRDefault="00000000" w:rsidRPr="00000000" w14:paraId="0000018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TYPE       CLUSTER-IP      EXTERNAL-IP   PORT(S)          AGE</w:t>
      </w:r>
    </w:p>
    <w:p w:rsidR="00000000" w:rsidDel="00000000" w:rsidP="00000000" w:rsidRDefault="00000000" w:rsidRPr="00000000" w14:paraId="0000018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service/myapp-hello-chart   NodePort   10.102.54.151   &lt;none&gt;        9000:32033/TCP   102s</w:t>
      </w:r>
    </w:p>
    <w:p w:rsidR="00000000" w:rsidDel="00000000" w:rsidP="00000000" w:rsidRDefault="00000000" w:rsidRPr="00000000" w14:paraId="0000018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READY   UP-TO-DATE   AVAILABLE   AGE</w:t>
      </w:r>
    </w:p>
    <w:p w:rsidR="00000000" w:rsidDel="00000000" w:rsidP="00000000" w:rsidRDefault="00000000" w:rsidRPr="00000000" w14:paraId="0000019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deployment.apps/myapp-hello-chart   2/2     2            2           102s</w:t>
      </w:r>
    </w:p>
    <w:p w:rsidR="00000000" w:rsidDel="00000000" w:rsidP="00000000" w:rsidRDefault="00000000" w:rsidRPr="00000000" w14:paraId="0000019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DESIRED   CURRENT   READY   AGE</w:t>
      </w:r>
    </w:p>
    <w:p w:rsidR="00000000" w:rsidDel="00000000" w:rsidP="00000000" w:rsidRDefault="00000000" w:rsidRPr="00000000" w14:paraId="0000019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replicaset.apps/myapp-hello-chart-5cdf58458c   2         2         2       102s</w:t>
      </w:r>
    </w:p>
    <w:p w:rsidR="00000000" w:rsidDel="00000000" w:rsidP="00000000" w:rsidRDefault="00000000" w:rsidRPr="00000000" w14:paraId="00000195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19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list | grep myapp</w:t>
      </w:r>
    </w:p>
    <w:p w:rsidR="00000000" w:rsidDel="00000000" w:rsidP="00000000" w:rsidRDefault="00000000" w:rsidRPr="00000000" w14:paraId="0000019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myapp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ab/>
        <w:t xml:space="preserve">monitoring</w:t>
        <w:tab/>
        <w:t xml:space="preserve">1       </w:t>
        <w:tab/>
        <w:t xml:space="preserve">2020-04-11 14:41:02.101815 +0300 MSK</w:t>
        <w:tab/>
        <w:t xml:space="preserve">deployed</w:t>
        <w:tab/>
        <w:t xml:space="preserve">hello-chart-0.4.0          </w:t>
        <w:tab/>
        <w:t xml:space="preserve">0.10.0</w:t>
      </w:r>
    </w:p>
    <w:p w:rsidR="00000000" w:rsidDel="00000000" w:rsidP="00000000" w:rsidRDefault="00000000" w:rsidRPr="00000000" w14:paraId="0000019A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19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Проверим, что приложение корректно работает</w:t>
      </w:r>
    </w:p>
    <w:p w:rsidR="00000000" w:rsidDel="00000000" w:rsidP="00000000" w:rsidRDefault="00000000" w:rsidRPr="00000000" w14:paraId="0000019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http://</w:t>
      </w:r>
      <w:commentRangeStart w:id="12"/>
      <w:commentRangeStart w:id="13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192.168.176.128</w:t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:32033/db | jq</w:t>
      </w:r>
    </w:p>
    <w:p w:rsidR="00000000" w:rsidDel="00000000" w:rsidP="00000000" w:rsidRDefault="00000000" w:rsidRPr="00000000" w14:paraId="000001A0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[</w:t>
      </w:r>
    </w:p>
    <w:p w:rsidR="00000000" w:rsidDel="00000000" w:rsidP="00000000" w:rsidRDefault="00000000" w:rsidRPr="00000000" w14:paraId="000001A1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{</w:t>
      </w:r>
    </w:p>
    <w:p w:rsidR="00000000" w:rsidDel="00000000" w:rsidP="00000000" w:rsidRDefault="00000000" w:rsidRPr="00000000" w14:paraId="000001A2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A3">
      <w:pPr>
        <w:pageBreakBefore w:val="0"/>
        <w:shd w:fill="000000" w:val="clear"/>
        <w:rPr>
          <w:rFonts w:ascii="Consolas" w:cs="Consolas" w:eastAsia="Consolas" w:hAnsi="Consolas"/>
          <w:color w:val="19bb03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19bb03"/>
          <w:sz w:val="23"/>
          <w:szCs w:val="23"/>
          <w:rtl w:val="0"/>
        </w:rPr>
        <w:t xml:space="preserve">"Konstantin"</w:t>
      </w:r>
    </w:p>
    <w:p w:rsidR="00000000" w:rsidDel="00000000" w:rsidP="00000000" w:rsidRDefault="00000000" w:rsidRPr="00000000" w14:paraId="000001A4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1A5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A6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</w:p>
    <w:p w:rsidR="00000000" w:rsidDel="00000000" w:rsidP="00000000" w:rsidRDefault="00000000" w:rsidRPr="00000000" w14:paraId="000001A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Посмотрим, в каком формате отдаются метрики:</w:t>
      </w:r>
    </w:p>
    <w:p w:rsidR="00000000" w:rsidDel="00000000" w:rsidP="00000000" w:rsidRDefault="00000000" w:rsidRPr="00000000" w14:paraId="000001A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http://192.168.176.128:32033/metrics</w:t>
      </w:r>
    </w:p>
    <w:p w:rsidR="00000000" w:rsidDel="00000000" w:rsidP="00000000" w:rsidRDefault="00000000" w:rsidRPr="00000000" w14:paraId="000001A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app_request_count_total Application Request Count</w:t>
      </w:r>
    </w:p>
    <w:p w:rsidR="00000000" w:rsidDel="00000000" w:rsidP="00000000" w:rsidRDefault="00000000" w:rsidRPr="00000000" w14:paraId="000001A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app_request_count_total counter</w:t>
      </w:r>
    </w:p>
    <w:p w:rsidR="00000000" w:rsidDel="00000000" w:rsidP="00000000" w:rsidRDefault="00000000" w:rsidRPr="00000000" w14:paraId="000001A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app_request_count_total{endpoint="/metrics",http_status="200",method="GET"} 20.0</w:t>
      </w:r>
    </w:p>
    <w:p w:rsidR="00000000" w:rsidDel="00000000" w:rsidP="00000000" w:rsidRDefault="00000000" w:rsidRPr="00000000" w14:paraId="000001A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app_request_count_total{endpoint="/db",http_status="200",method="GET"} 1.0</w:t>
      </w:r>
    </w:p>
    <w:p w:rsidR="00000000" w:rsidDel="00000000" w:rsidP="00000000" w:rsidRDefault="00000000" w:rsidRPr="00000000" w14:paraId="000001B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app_request_count_created gauge</w:t>
      </w:r>
    </w:p>
    <w:p w:rsidR="00000000" w:rsidDel="00000000" w:rsidP="00000000" w:rsidRDefault="00000000" w:rsidRPr="00000000" w14:paraId="000001B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app_request_count_created{endpoint="/metrics",http_status="200",method="GET"} 1.5866052720351672e+09</w:t>
      </w:r>
    </w:p>
    <w:p w:rsidR="00000000" w:rsidDel="00000000" w:rsidP="00000000" w:rsidRDefault="00000000" w:rsidRPr="00000000" w14:paraId="000001B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app_request_count_created{endpoint="/db",http_status="200",method="GET"} 1.5866054782892115e+09</w:t>
      </w:r>
    </w:p>
    <w:p w:rsidR="00000000" w:rsidDel="00000000" w:rsidP="00000000" w:rsidRDefault="00000000" w:rsidRPr="00000000" w14:paraId="000001B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python_info Python platform information</w:t>
      </w:r>
    </w:p>
    <w:p w:rsidR="00000000" w:rsidDel="00000000" w:rsidP="00000000" w:rsidRDefault="00000000" w:rsidRPr="00000000" w14:paraId="000001B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python_info gauge</w:t>
      </w:r>
    </w:p>
    <w:p w:rsidR="00000000" w:rsidDel="00000000" w:rsidP="00000000" w:rsidRDefault="00000000" w:rsidRPr="00000000" w14:paraId="000001B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python_info{implementation="CPython",major="3",minor="5",patchlevel="5",version="3.5.5"} 1.0</w:t>
      </w:r>
    </w:p>
    <w:p w:rsidR="00000000" w:rsidDel="00000000" w:rsidP="00000000" w:rsidRDefault="00000000" w:rsidRPr="00000000" w14:paraId="000001B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python_gc_objects_collected_total Objects collected during gc</w:t>
      </w:r>
    </w:p>
    <w:p w:rsidR="00000000" w:rsidDel="00000000" w:rsidP="00000000" w:rsidRDefault="00000000" w:rsidRPr="00000000" w14:paraId="000001B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python_gc_objects_collected_total counter</w:t>
      </w:r>
    </w:p>
    <w:p w:rsidR="00000000" w:rsidDel="00000000" w:rsidP="00000000" w:rsidRDefault="00000000" w:rsidRPr="00000000" w14:paraId="000001B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python_gc_objects_collected_total{generation="0"} 458.0</w:t>
      </w:r>
    </w:p>
    <w:p w:rsidR="00000000" w:rsidDel="00000000" w:rsidP="00000000" w:rsidRDefault="00000000" w:rsidRPr="00000000" w14:paraId="000001B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python_gc_objects_collected_total{generation="1"} 310.0</w:t>
      </w:r>
    </w:p>
    <w:p w:rsidR="00000000" w:rsidDel="00000000" w:rsidP="00000000" w:rsidRDefault="00000000" w:rsidRPr="00000000" w14:paraId="000001B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python_gc_objects_collected_total{generation="2"} 0.0</w:t>
      </w:r>
    </w:p>
    <w:p w:rsidR="00000000" w:rsidDel="00000000" w:rsidP="00000000" w:rsidRDefault="00000000" w:rsidRPr="00000000" w14:paraId="000001B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python_gc_objects_uncollectable_total Uncollectable object found during GC</w:t>
      </w:r>
    </w:p>
    <w:p w:rsidR="00000000" w:rsidDel="00000000" w:rsidP="00000000" w:rsidRDefault="00000000" w:rsidRPr="00000000" w14:paraId="000001B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python_gc_objects_uncollectable_total counter</w:t>
      </w:r>
    </w:p>
    <w:p w:rsidR="00000000" w:rsidDel="00000000" w:rsidP="00000000" w:rsidRDefault="00000000" w:rsidRPr="00000000" w14:paraId="000001B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python_gc_objects_uncollectable_total{generation="0"} 0.0</w:t>
      </w:r>
    </w:p>
    <w:p w:rsidR="00000000" w:rsidDel="00000000" w:rsidP="00000000" w:rsidRDefault="00000000" w:rsidRPr="00000000" w14:paraId="000001B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python_gc_objects_uncollectable_total{generation="1"} 0.0</w:t>
      </w:r>
    </w:p>
    <w:p w:rsidR="00000000" w:rsidDel="00000000" w:rsidP="00000000" w:rsidRDefault="00000000" w:rsidRPr="00000000" w14:paraId="000001B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python_gc_objects_uncollectable_total{generation="2"} 0.0</w:t>
      </w:r>
    </w:p>
    <w:p w:rsidR="00000000" w:rsidDel="00000000" w:rsidP="00000000" w:rsidRDefault="00000000" w:rsidRPr="00000000" w14:paraId="000001C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python_gc_collections_total Number of times this generation was collected</w:t>
      </w:r>
    </w:p>
    <w:p w:rsidR="00000000" w:rsidDel="00000000" w:rsidP="00000000" w:rsidRDefault="00000000" w:rsidRPr="00000000" w14:paraId="000001C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python_gc_collections_total counter</w:t>
      </w:r>
    </w:p>
    <w:p w:rsidR="00000000" w:rsidDel="00000000" w:rsidP="00000000" w:rsidRDefault="00000000" w:rsidRPr="00000000" w14:paraId="000001C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python_gc_collections_total{generation="0"} 108.0</w:t>
      </w:r>
    </w:p>
    <w:p w:rsidR="00000000" w:rsidDel="00000000" w:rsidP="00000000" w:rsidRDefault="00000000" w:rsidRPr="00000000" w14:paraId="000001C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python_gc_collections_total{generation="1"} 9.0</w:t>
      </w:r>
    </w:p>
    <w:p w:rsidR="00000000" w:rsidDel="00000000" w:rsidP="00000000" w:rsidRDefault="00000000" w:rsidRPr="00000000" w14:paraId="000001C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python_gc_collections_total{generation="2"} 0.0</w:t>
      </w:r>
    </w:p>
    <w:p w:rsidR="00000000" w:rsidDel="00000000" w:rsidP="00000000" w:rsidRDefault="00000000" w:rsidRPr="00000000" w14:paraId="000001C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process_virtual_memory_bytes Virtual memory size in bytes.</w:t>
      </w:r>
    </w:p>
    <w:p w:rsidR="00000000" w:rsidDel="00000000" w:rsidP="00000000" w:rsidRDefault="00000000" w:rsidRPr="00000000" w14:paraId="000001C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process_virtual_memory_bytes gauge</w:t>
      </w:r>
    </w:p>
    <w:p w:rsidR="00000000" w:rsidDel="00000000" w:rsidP="00000000" w:rsidRDefault="00000000" w:rsidRPr="00000000" w14:paraId="000001C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process_virtual_memory_bytes 3.30797056e+08</w:t>
      </w:r>
    </w:p>
    <w:p w:rsidR="00000000" w:rsidDel="00000000" w:rsidP="00000000" w:rsidRDefault="00000000" w:rsidRPr="00000000" w14:paraId="000001C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process_resident_memory_bytes Resident memory size in bytes.</w:t>
      </w:r>
    </w:p>
    <w:p w:rsidR="00000000" w:rsidDel="00000000" w:rsidP="00000000" w:rsidRDefault="00000000" w:rsidRPr="00000000" w14:paraId="000001C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process_resident_memory_bytes gauge</w:t>
      </w:r>
    </w:p>
    <w:p w:rsidR="00000000" w:rsidDel="00000000" w:rsidP="00000000" w:rsidRDefault="00000000" w:rsidRPr="00000000" w14:paraId="000001C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process_resident_memory_bytes 3.883008e+07</w:t>
      </w:r>
    </w:p>
    <w:p w:rsidR="00000000" w:rsidDel="00000000" w:rsidP="00000000" w:rsidRDefault="00000000" w:rsidRPr="00000000" w14:paraId="000001C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process_start_time_seconds Start time of the process since unix epoch in seconds.</w:t>
      </w:r>
    </w:p>
    <w:p w:rsidR="00000000" w:rsidDel="00000000" w:rsidP="00000000" w:rsidRDefault="00000000" w:rsidRPr="00000000" w14:paraId="000001C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process_start_time_seconds gauge</w:t>
      </w:r>
    </w:p>
    <w:p w:rsidR="00000000" w:rsidDel="00000000" w:rsidP="00000000" w:rsidRDefault="00000000" w:rsidRPr="00000000" w14:paraId="000001C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process_start_time_seconds 1.58660526249e+09</w:t>
      </w:r>
    </w:p>
    <w:p w:rsidR="00000000" w:rsidDel="00000000" w:rsidP="00000000" w:rsidRDefault="00000000" w:rsidRPr="00000000" w14:paraId="000001C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process_cpu_seconds_total Total user and system CPU time spent in seconds.</w:t>
      </w:r>
    </w:p>
    <w:p w:rsidR="00000000" w:rsidDel="00000000" w:rsidP="00000000" w:rsidRDefault="00000000" w:rsidRPr="00000000" w14:paraId="000001C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process_cpu_seconds_total counter</w:t>
      </w:r>
    </w:p>
    <w:p w:rsidR="00000000" w:rsidDel="00000000" w:rsidP="00000000" w:rsidRDefault="00000000" w:rsidRPr="00000000" w14:paraId="000001D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process_cpu_seconds_total 1.73</w:t>
      </w:r>
    </w:p>
    <w:p w:rsidR="00000000" w:rsidDel="00000000" w:rsidP="00000000" w:rsidRDefault="00000000" w:rsidRPr="00000000" w14:paraId="000001D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process_open_fds Number of open file descriptors.</w:t>
      </w:r>
    </w:p>
    <w:p w:rsidR="00000000" w:rsidDel="00000000" w:rsidP="00000000" w:rsidRDefault="00000000" w:rsidRPr="00000000" w14:paraId="000001D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process_open_fds gauge</w:t>
      </w:r>
    </w:p>
    <w:p w:rsidR="00000000" w:rsidDel="00000000" w:rsidP="00000000" w:rsidRDefault="00000000" w:rsidRPr="00000000" w14:paraId="000001D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process_open_fds 10.0</w:t>
      </w:r>
    </w:p>
    <w:p w:rsidR="00000000" w:rsidDel="00000000" w:rsidP="00000000" w:rsidRDefault="00000000" w:rsidRPr="00000000" w14:paraId="000001D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process_max_fds Maximum number of open file descriptors.</w:t>
      </w:r>
    </w:p>
    <w:p w:rsidR="00000000" w:rsidDel="00000000" w:rsidP="00000000" w:rsidRDefault="00000000" w:rsidRPr="00000000" w14:paraId="000001D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process_max_fds gauge</w:t>
      </w:r>
    </w:p>
    <w:p w:rsidR="00000000" w:rsidDel="00000000" w:rsidP="00000000" w:rsidRDefault="00000000" w:rsidRPr="00000000" w14:paraId="000001D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process_max_fds 1.048576e+06</w:t>
      </w:r>
    </w:p>
    <w:p w:rsidR="00000000" w:rsidDel="00000000" w:rsidP="00000000" w:rsidRDefault="00000000" w:rsidRPr="00000000" w14:paraId="000001D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app_request_latency_seconds Application Request Latency</w:t>
      </w:r>
    </w:p>
    <w:p w:rsidR="00000000" w:rsidDel="00000000" w:rsidP="00000000" w:rsidRDefault="00000000" w:rsidRPr="00000000" w14:paraId="000001D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app_request_latency_seconds histogram</w:t>
      </w:r>
    </w:p>
    <w:p w:rsidR="00000000" w:rsidDel="00000000" w:rsidP="00000000" w:rsidRDefault="00000000" w:rsidRPr="00000000" w14:paraId="000001D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app_request_latency_seconds_bucket{endpoint="/metrics",le="0.005",method="GET"} 20.0</w:t>
      </w:r>
    </w:p>
    <w:p w:rsidR="00000000" w:rsidDel="00000000" w:rsidP="00000000" w:rsidRDefault="00000000" w:rsidRPr="00000000" w14:paraId="000001D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app_request_latency_seconds_bucket{endpoint="/metrics",le="0.01",method="GET"} 20.0</w:t>
      </w:r>
    </w:p>
    <w:p w:rsidR="00000000" w:rsidDel="00000000" w:rsidP="00000000" w:rsidRDefault="00000000" w:rsidRPr="00000000" w14:paraId="000001D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app_request_latency_seconds_bucket{endpoint="/metrics",le="0.025",method="GET"} 20.0</w:t>
      </w:r>
    </w:p>
    <w:p w:rsidR="00000000" w:rsidDel="00000000" w:rsidP="00000000" w:rsidRDefault="00000000" w:rsidRPr="00000000" w14:paraId="000001D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app_request_latency_seconds_bucket{endpoint="/metrics",le="0.05",method="GET"} 20.0</w:t>
      </w:r>
    </w:p>
    <w:p w:rsidR="00000000" w:rsidDel="00000000" w:rsidP="00000000" w:rsidRDefault="00000000" w:rsidRPr="00000000" w14:paraId="000001D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app_request_latency_seconds_bucket{endpoint="/metrics",le="0.075",method="GET"} 20.0</w:t>
      </w:r>
    </w:p>
    <w:p w:rsidR="00000000" w:rsidDel="00000000" w:rsidP="00000000" w:rsidRDefault="00000000" w:rsidRPr="00000000" w14:paraId="000001D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app_request_latency_seconds_bucket{endpoint="/metrics",le="0.1",method="GET"} 20.0</w:t>
      </w:r>
    </w:p>
    <w:p w:rsidR="00000000" w:rsidDel="00000000" w:rsidP="00000000" w:rsidRDefault="00000000" w:rsidRPr="00000000" w14:paraId="000001D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app_request_latency_seconds_bucket{endpoint="/metrics",le="0.25",method="GET"} 20.0</w:t>
      </w:r>
    </w:p>
    <w:p w:rsidR="00000000" w:rsidDel="00000000" w:rsidP="00000000" w:rsidRDefault="00000000" w:rsidRPr="00000000" w14:paraId="000001E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app_request_latency_seconds_bucket{endpoint="/metrics",le="0.5",method="GET"} 20.0</w:t>
      </w:r>
    </w:p>
    <w:p w:rsidR="00000000" w:rsidDel="00000000" w:rsidP="00000000" w:rsidRDefault="00000000" w:rsidRPr="00000000" w14:paraId="000001E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app_request_latency_seconds_bucket{endpoint="/metrics",le="0.75",method="GET"} 20.0</w:t>
      </w:r>
    </w:p>
    <w:p w:rsidR="00000000" w:rsidDel="00000000" w:rsidP="00000000" w:rsidRDefault="00000000" w:rsidRPr="00000000" w14:paraId="000001E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app_request_latency_seconds_bucket{endpoint="/metrics",le="1.0",method="GET"} 20.0</w:t>
      </w:r>
    </w:p>
    <w:p w:rsidR="00000000" w:rsidDel="00000000" w:rsidP="00000000" w:rsidRDefault="00000000" w:rsidRPr="00000000" w14:paraId="000001E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app_request_latency_seconds_bucket{endpoint="/metrics",le="2.5",method="GET"} 20.0</w:t>
      </w:r>
    </w:p>
    <w:p w:rsidR="00000000" w:rsidDel="00000000" w:rsidP="00000000" w:rsidRDefault="00000000" w:rsidRPr="00000000" w14:paraId="000001E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app_request_latency_seconds_bucket{endpoint="/metrics",le="5.0",method="GET"} 20.0</w:t>
      </w:r>
    </w:p>
    <w:p w:rsidR="00000000" w:rsidDel="00000000" w:rsidP="00000000" w:rsidRDefault="00000000" w:rsidRPr="00000000" w14:paraId="000001E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app_request_latency_seconds_bucket{endpoint="/metrics",le="7.5",method="GET"} 20.0</w:t>
      </w:r>
    </w:p>
    <w:p w:rsidR="00000000" w:rsidDel="00000000" w:rsidP="00000000" w:rsidRDefault="00000000" w:rsidRPr="00000000" w14:paraId="000001E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app_request_latency_seconds_bucket{endpoint="/metrics",le="10.0",method="GET"} 20.0</w:t>
      </w:r>
    </w:p>
    <w:p w:rsidR="00000000" w:rsidDel="00000000" w:rsidP="00000000" w:rsidRDefault="00000000" w:rsidRPr="00000000" w14:paraId="000001E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app_request_latency_seconds_bucket{endpoint="/metrics",le="+Inf",method="GET"} 20.0</w:t>
      </w:r>
    </w:p>
    <w:p w:rsidR="00000000" w:rsidDel="00000000" w:rsidP="00000000" w:rsidRDefault="00000000" w:rsidRPr="00000000" w14:paraId="000001E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app_request_latency_seconds_count{endpoint="/metrics",method="GET"} 20.0</w:t>
      </w:r>
    </w:p>
    <w:p w:rsidR="00000000" w:rsidDel="00000000" w:rsidP="00000000" w:rsidRDefault="00000000" w:rsidRPr="00000000" w14:paraId="000001E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app_request_latency_seconds_sum{endpoint="/metrics",method="GET"} 0.03050398826599121</w:t>
      </w:r>
    </w:p>
    <w:p w:rsidR="00000000" w:rsidDel="00000000" w:rsidP="00000000" w:rsidRDefault="00000000" w:rsidRPr="00000000" w14:paraId="000001E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app_request_latency_seconds_bucket{endpoint="/db",le="0.005",method="GET"} 0.0</w:t>
      </w:r>
    </w:p>
    <w:p w:rsidR="00000000" w:rsidDel="00000000" w:rsidP="00000000" w:rsidRDefault="00000000" w:rsidRPr="00000000" w14:paraId="000001E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app_request_latency_seconds_bucket{endpoint="/db",le="0.01",method="GET"} 0.0</w:t>
      </w:r>
    </w:p>
    <w:p w:rsidR="00000000" w:rsidDel="00000000" w:rsidP="00000000" w:rsidRDefault="00000000" w:rsidRPr="00000000" w14:paraId="000001E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app_request_latency_seconds_bucket{endpoint="/db",le="0.025",method="GET"} 0.0</w:t>
      </w:r>
    </w:p>
    <w:p w:rsidR="00000000" w:rsidDel="00000000" w:rsidP="00000000" w:rsidRDefault="00000000" w:rsidRPr="00000000" w14:paraId="000001E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app_request_latency_seconds_bucket{endpoint="/db",le="0.05",method="GET"} 0.0</w:t>
      </w:r>
    </w:p>
    <w:p w:rsidR="00000000" w:rsidDel="00000000" w:rsidP="00000000" w:rsidRDefault="00000000" w:rsidRPr="00000000" w14:paraId="000001E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app_request_latency_seconds_bucket{endpoint="/db",le="0.075",method="GET"} 0.0</w:t>
      </w:r>
    </w:p>
    <w:p w:rsidR="00000000" w:rsidDel="00000000" w:rsidP="00000000" w:rsidRDefault="00000000" w:rsidRPr="00000000" w14:paraId="000001E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app_request_latency_seconds_bucket{endpoint="/db",le="0.1",method="GET"} 0.0</w:t>
      </w:r>
    </w:p>
    <w:p w:rsidR="00000000" w:rsidDel="00000000" w:rsidP="00000000" w:rsidRDefault="00000000" w:rsidRPr="00000000" w14:paraId="000001F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app_request_latency_seconds_bucket{endpoint="/db",le="0.25",method="GET"} 1.0</w:t>
      </w:r>
    </w:p>
    <w:p w:rsidR="00000000" w:rsidDel="00000000" w:rsidP="00000000" w:rsidRDefault="00000000" w:rsidRPr="00000000" w14:paraId="000001F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app_request_latency_seconds_bucket{endpoint="/db",le="0.5",method="GET"} 1.0</w:t>
      </w:r>
    </w:p>
    <w:p w:rsidR="00000000" w:rsidDel="00000000" w:rsidP="00000000" w:rsidRDefault="00000000" w:rsidRPr="00000000" w14:paraId="000001F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app_request_latency_seconds_bucket{endpoint="/db",le="0.75",method="GET"} 1.0</w:t>
      </w:r>
    </w:p>
    <w:p w:rsidR="00000000" w:rsidDel="00000000" w:rsidP="00000000" w:rsidRDefault="00000000" w:rsidRPr="00000000" w14:paraId="000001F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app_request_latency_seconds_bucket{endpoint="/db",le="1.0",method="GET"} 1.0</w:t>
      </w:r>
    </w:p>
    <w:p w:rsidR="00000000" w:rsidDel="00000000" w:rsidP="00000000" w:rsidRDefault="00000000" w:rsidRPr="00000000" w14:paraId="000001F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app_request_latency_seconds_bucket{endpoint="/db",le="2.5",method="GET"} 1.0</w:t>
      </w:r>
    </w:p>
    <w:p w:rsidR="00000000" w:rsidDel="00000000" w:rsidP="00000000" w:rsidRDefault="00000000" w:rsidRPr="00000000" w14:paraId="000001F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app_request_latency_seconds_bucket{endpoint="/db",le="5.0",method="GET"} 1.0</w:t>
      </w:r>
    </w:p>
    <w:p w:rsidR="00000000" w:rsidDel="00000000" w:rsidP="00000000" w:rsidRDefault="00000000" w:rsidRPr="00000000" w14:paraId="000001F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app_request_latency_seconds_bucket{endpoint="/db",le="7.5",method="GET"} 1.0</w:t>
      </w:r>
    </w:p>
    <w:p w:rsidR="00000000" w:rsidDel="00000000" w:rsidP="00000000" w:rsidRDefault="00000000" w:rsidRPr="00000000" w14:paraId="000001F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app_request_latency_seconds_bucket{endpoint="/db",le="10.0",method="GET"} 1.0</w:t>
      </w:r>
    </w:p>
    <w:p w:rsidR="00000000" w:rsidDel="00000000" w:rsidP="00000000" w:rsidRDefault="00000000" w:rsidRPr="00000000" w14:paraId="000001F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app_request_latency_seconds_bucket{endpoint="/db",le="+Inf",method="GET"} 1.0</w:t>
      </w:r>
    </w:p>
    <w:p w:rsidR="00000000" w:rsidDel="00000000" w:rsidP="00000000" w:rsidRDefault="00000000" w:rsidRPr="00000000" w14:paraId="000001F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app_request_latency_seconds_count{endpoint="/db",method="GET"} 1.0</w:t>
      </w:r>
    </w:p>
    <w:p w:rsidR="00000000" w:rsidDel="00000000" w:rsidP="00000000" w:rsidRDefault="00000000" w:rsidRPr="00000000" w14:paraId="000001F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app_request_latency_seconds_sum{endpoint="/db",method="GET"} 0.11905932426452637</w:t>
      </w:r>
    </w:p>
    <w:p w:rsidR="00000000" w:rsidDel="00000000" w:rsidP="00000000" w:rsidRDefault="00000000" w:rsidRPr="00000000" w14:paraId="000001F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app_request_latency_seconds_created gauge</w:t>
      </w:r>
    </w:p>
    <w:p w:rsidR="00000000" w:rsidDel="00000000" w:rsidP="00000000" w:rsidRDefault="00000000" w:rsidRPr="00000000" w14:paraId="000001F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app_request_latency_seconds_created{endpoint="/metrics",method="GET"} 1.5866052720350592e+09</w:t>
      </w:r>
    </w:p>
    <w:p w:rsidR="00000000" w:rsidDel="00000000" w:rsidP="00000000" w:rsidRDefault="00000000" w:rsidRPr="00000000" w14:paraId="000001F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app_request_latency_seconds_created{endpoint="/db",method="GET"} 1.5866054782891264e+09</w:t>
      </w:r>
    </w:p>
    <w:p w:rsidR="00000000" w:rsidDel="00000000" w:rsidP="00000000" w:rsidRDefault="00000000" w:rsidRPr="00000000" w14:paraId="000001F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HELP app_version_info Application Version</w:t>
      </w:r>
    </w:p>
    <w:p w:rsidR="00000000" w:rsidDel="00000000" w:rsidP="00000000" w:rsidRDefault="00000000" w:rsidRPr="00000000" w14:paraId="000001F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# TYPE app_version_info gauge</w:t>
      </w:r>
    </w:p>
    <w:p w:rsidR="00000000" w:rsidDel="00000000" w:rsidP="00000000" w:rsidRDefault="00000000" w:rsidRPr="00000000" w14:paraId="0000020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app_version_info{config="develop",version="1"} 1.0</w:t>
      </w:r>
    </w:p>
    <w:p w:rsidR="00000000" w:rsidDel="00000000" w:rsidP="00000000" w:rsidRDefault="00000000" w:rsidRPr="00000000" w14:paraId="00000201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</w:p>
    <w:p w:rsidR="00000000" w:rsidDel="00000000" w:rsidP="00000000" w:rsidRDefault="00000000" w:rsidRPr="00000000" w14:paraId="0000020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Если посмотреть в прометеус, то там метрик не будет. </w:t>
      </w:r>
    </w:p>
    <w:p w:rsidR="00000000" w:rsidDel="00000000" w:rsidP="00000000" w:rsidRDefault="00000000" w:rsidRPr="00000000" w14:paraId="0000020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port-forward service/prom-prometheus-operator-prometheus 9090</w:t>
      </w:r>
    </w:p>
    <w:p w:rsidR="00000000" w:rsidDel="00000000" w:rsidP="00000000" w:rsidRDefault="00000000" w:rsidRPr="00000000" w14:paraId="0000020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127.0.0.1:9090 -&gt; 9090</w:t>
      </w:r>
    </w:p>
    <w:p w:rsidR="00000000" w:rsidDel="00000000" w:rsidP="00000000" w:rsidRDefault="00000000" w:rsidRPr="00000000" w14:paraId="0000020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[::1]:9090 -&gt; 9090</w:t>
      </w:r>
    </w:p>
    <w:p w:rsidR="00000000" w:rsidDel="00000000" w:rsidP="00000000" w:rsidRDefault="00000000" w:rsidRPr="00000000" w14:paraId="0000020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54356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Чтобы метрики появились, мы должны добавить servicemonitor, который бы подсказал прометеусу что надо мониторить наше приложение и собирать метрики, и также рассказал куда ходить за метриками. </w:t>
      </w:r>
    </w:p>
    <w:p w:rsidR="00000000" w:rsidDel="00000000" w:rsidP="00000000" w:rsidRDefault="00000000" w:rsidRPr="00000000" w14:paraId="0000021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Напишем манифест сервис-монитора сразу в шаблоны</w:t>
      </w:r>
    </w:p>
    <w:p w:rsidR="00000000" w:rsidDel="00000000" w:rsidP="00000000" w:rsidRDefault="00000000" w:rsidRPr="00000000" w14:paraId="0000021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 нем важно указать мет</w:t>
      </w:r>
      <w:ins w:author="Андрей Меньшенин" w:id="8" w:date="2022-02-27T15:43:11Z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р</w:t>
        </w:r>
      </w:ins>
      <w:r w:rsidDel="00000000" w:rsidR="00000000" w:rsidRPr="00000000">
        <w:rPr>
          <w:rFonts w:ascii="Consolas" w:cs="Consolas" w:eastAsia="Consolas" w:hAnsi="Consolas"/>
          <w:rtl w:val="0"/>
        </w:rPr>
        <w:t xml:space="preserve">ики, по которым он будет искать сервис и по какому эндпоинту их искать и с какой частотой забирать данные.</w:t>
      </w:r>
    </w:p>
    <w:p w:rsidR="00000000" w:rsidDel="00000000" w:rsidP="00000000" w:rsidRDefault="00000000" w:rsidRPr="00000000" w14:paraId="0000021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hello-chart/templates/</w:t>
      </w:r>
      <w:commentRangeStart w:id="14"/>
      <w:commentRangeStart w:id="15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servicemonitor.yaml</w:t>
      </w:r>
      <w:commentRangeEnd w:id="14"/>
      <w:r w:rsidDel="00000000" w:rsidR="00000000" w:rsidRPr="00000000">
        <w:commentReference w:id="14"/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commentRangeStart w:id="16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if .Values.metrics.serviceMonitor.enabled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monitoring.coreos.com/v1</w:t>
      </w:r>
    </w:p>
    <w:p w:rsidR="00000000" w:rsidDel="00000000" w:rsidP="00000000" w:rsidRDefault="00000000" w:rsidRPr="00000000" w14:paraId="0000021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ServiceMonitor</w:t>
      </w:r>
    </w:p>
    <w:p w:rsidR="00000000" w:rsidDel="00000000" w:rsidP="00000000" w:rsidRDefault="00000000" w:rsidRPr="00000000" w14:paraId="0000021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1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include "hello-chart.fullname" 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22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labels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include "hello-chart.labels" . | nindent 4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22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jobLabel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include "hello-chart.fullname" 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22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namespaceSelector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matchNames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6">
      <w:pPr>
        <w:pageBreakBefore w:val="0"/>
        <w:shd w:fill="000000" w:val="clear"/>
        <w:rPr>
          <w:rFonts w:ascii="Consolas" w:cs="Consolas" w:eastAsia="Consolas" w:hAnsi="Consolas"/>
          <w:color w:val="9e4a4d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$.Release.Namespace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}}"</w:t>
      </w:r>
    </w:p>
    <w:p w:rsidR="00000000" w:rsidDel="00000000" w:rsidP="00000000" w:rsidRDefault="00000000" w:rsidRPr="00000000" w14:paraId="0000022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selector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matchLabels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include "hello-chart.selectorLabels" . | nindent 6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22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endpoints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2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interval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15s</w:t>
      </w:r>
    </w:p>
    <w:p w:rsidR="00000000" w:rsidDel="00000000" w:rsidP="00000000" w:rsidRDefault="00000000" w:rsidRPr="00000000" w14:paraId="0000022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</w:t>
      </w:r>
      <w:commentRangeStart w:id="17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web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/metrics</w:t>
      </w:r>
    </w:p>
    <w:p w:rsidR="00000000" w:rsidDel="00000000" w:rsidP="00000000" w:rsidRDefault="00000000" w:rsidRPr="00000000" w14:paraId="0000022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22F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23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Апгрейдим релиз </w:t>
      </w:r>
    </w:p>
    <w:p w:rsidR="00000000" w:rsidDel="00000000" w:rsidP="00000000" w:rsidRDefault="00000000" w:rsidRPr="00000000" w14:paraId="0000023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upgrade myapp ./hello-chart --atomic</w:t>
      </w:r>
    </w:p>
    <w:p w:rsidR="00000000" w:rsidDel="00000000" w:rsidP="00000000" w:rsidRDefault="00000000" w:rsidRPr="00000000" w14:paraId="0000023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Release "myapp" has been upgraded. Happy Helming!</w:t>
      </w:r>
    </w:p>
    <w:p w:rsidR="00000000" w:rsidDel="00000000" w:rsidP="00000000" w:rsidRDefault="00000000" w:rsidRPr="00000000" w14:paraId="0000023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myapp</w:t>
      </w:r>
    </w:p>
    <w:p w:rsidR="00000000" w:rsidDel="00000000" w:rsidP="00000000" w:rsidRDefault="00000000" w:rsidRPr="00000000" w14:paraId="0000023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Sat Apr 11 14:56:29 2020</w:t>
      </w:r>
    </w:p>
    <w:p w:rsidR="00000000" w:rsidDel="00000000" w:rsidP="00000000" w:rsidRDefault="00000000" w:rsidRPr="00000000" w14:paraId="0000023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commentRangeStart w:id="18"/>
      <w:commentRangeStart w:id="19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  <w:commentRangeEnd w:id="18"/>
      <w:r w:rsidDel="00000000" w:rsidR="00000000" w:rsidRPr="00000000">
        <w:commentReference w:id="18"/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23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2</w:t>
      </w:r>
    </w:p>
    <w:p w:rsidR="00000000" w:rsidDel="00000000" w:rsidP="00000000" w:rsidRDefault="00000000" w:rsidRPr="00000000" w14:paraId="0000023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23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TO BE DONE</w:t>
      </w:r>
    </w:p>
    <w:p w:rsidR="00000000" w:rsidDel="00000000" w:rsidP="00000000" w:rsidRDefault="00000000" w:rsidRPr="00000000" w14:paraId="0000023C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23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Смотрим, что сервис-монитор создался</w:t>
      </w:r>
    </w:p>
    <w:p w:rsidR="00000000" w:rsidDel="00000000" w:rsidP="00000000" w:rsidRDefault="00000000" w:rsidRPr="00000000" w14:paraId="0000023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get servicemonitors.monitoring.coreos.com</w:t>
      </w:r>
    </w:p>
    <w:p w:rsidR="00000000" w:rsidDel="00000000" w:rsidP="00000000" w:rsidRDefault="00000000" w:rsidRPr="00000000" w14:paraId="0000024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AGE</w:t>
      </w:r>
    </w:p>
    <w:p w:rsidR="00000000" w:rsidDel="00000000" w:rsidP="00000000" w:rsidRDefault="00000000" w:rsidRPr="00000000" w14:paraId="0000024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myapp-hello-chart                                  16m</w:t>
      </w:r>
    </w:p>
    <w:p w:rsidR="00000000" w:rsidDel="00000000" w:rsidP="00000000" w:rsidRDefault="00000000" w:rsidRPr="00000000" w14:paraId="0000024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prom-prometheus-operator-alertmanager              29h</w:t>
      </w:r>
    </w:p>
    <w:p w:rsidR="00000000" w:rsidDel="00000000" w:rsidP="00000000" w:rsidRDefault="00000000" w:rsidRPr="00000000" w14:paraId="0000024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prom-prometheus-operator-apiserver                 29h</w:t>
      </w:r>
    </w:p>
    <w:p w:rsidR="00000000" w:rsidDel="00000000" w:rsidP="00000000" w:rsidRDefault="00000000" w:rsidRPr="00000000" w14:paraId="0000024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prom-prometheus-operator-coredns                   29h</w:t>
      </w:r>
    </w:p>
    <w:p w:rsidR="00000000" w:rsidDel="00000000" w:rsidP="00000000" w:rsidRDefault="00000000" w:rsidRPr="00000000" w14:paraId="0000024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prom-prometheus-operator-grafana                   29h</w:t>
      </w:r>
    </w:p>
    <w:p w:rsidR="00000000" w:rsidDel="00000000" w:rsidP="00000000" w:rsidRDefault="00000000" w:rsidRPr="00000000" w14:paraId="0000024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prom-prometheus-operator-kube-controller-manager   29h</w:t>
      </w:r>
    </w:p>
    <w:p w:rsidR="00000000" w:rsidDel="00000000" w:rsidP="00000000" w:rsidRDefault="00000000" w:rsidRPr="00000000" w14:paraId="0000024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prom-prometheus-operator-kube-etcd                 29h</w:t>
      </w:r>
    </w:p>
    <w:p w:rsidR="00000000" w:rsidDel="00000000" w:rsidP="00000000" w:rsidRDefault="00000000" w:rsidRPr="00000000" w14:paraId="0000024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prom-prometheus-operator-kube-proxy                29h</w:t>
      </w:r>
    </w:p>
    <w:p w:rsidR="00000000" w:rsidDel="00000000" w:rsidP="00000000" w:rsidRDefault="00000000" w:rsidRPr="00000000" w14:paraId="0000024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prom-prometheus-operator-kube-scheduler            29h</w:t>
      </w:r>
    </w:p>
    <w:p w:rsidR="00000000" w:rsidDel="00000000" w:rsidP="00000000" w:rsidRDefault="00000000" w:rsidRPr="00000000" w14:paraId="0000024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prom-prometheus-operator-kube-state-metrics        29h</w:t>
      </w:r>
    </w:p>
    <w:p w:rsidR="00000000" w:rsidDel="00000000" w:rsidP="00000000" w:rsidRDefault="00000000" w:rsidRPr="00000000" w14:paraId="0000024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prom-prometheus-operator-kubelet                   29h</w:t>
      </w:r>
    </w:p>
    <w:p w:rsidR="00000000" w:rsidDel="00000000" w:rsidP="00000000" w:rsidRDefault="00000000" w:rsidRPr="00000000" w14:paraId="0000024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prom-prometheus-operator-node-exporter             29h</w:t>
      </w:r>
    </w:p>
    <w:p w:rsidR="00000000" w:rsidDel="00000000" w:rsidP="00000000" w:rsidRDefault="00000000" w:rsidRPr="00000000" w14:paraId="0000024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prom-prometheus-operator-operator                  29h</w:t>
      </w:r>
    </w:p>
    <w:p w:rsidR="00000000" w:rsidDel="00000000" w:rsidP="00000000" w:rsidRDefault="00000000" w:rsidRPr="00000000" w14:paraId="0000024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prom-prometheus-operator-prometheus                29h</w:t>
      </w:r>
    </w:p>
    <w:p w:rsidR="00000000" w:rsidDel="00000000" w:rsidP="00000000" w:rsidRDefault="00000000" w:rsidRPr="00000000" w14:paraId="00000250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25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 даже можем посмотреть, что внутри</w:t>
      </w:r>
    </w:p>
    <w:p w:rsidR="00000000" w:rsidDel="00000000" w:rsidP="00000000" w:rsidRDefault="00000000" w:rsidRPr="00000000" w14:paraId="0000025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describe servicemonitors.monitoring.coreos.com  myapp-hello-chart</w:t>
      </w:r>
    </w:p>
    <w:p w:rsidR="00000000" w:rsidDel="00000000" w:rsidP="00000000" w:rsidRDefault="00000000" w:rsidRPr="00000000" w14:paraId="0000025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        myapp-hello-chart</w:t>
      </w:r>
    </w:p>
    <w:p w:rsidR="00000000" w:rsidDel="00000000" w:rsidP="00000000" w:rsidRDefault="00000000" w:rsidRPr="00000000" w14:paraId="0000025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   monitoring</w:t>
      </w:r>
    </w:p>
    <w:p w:rsidR="00000000" w:rsidDel="00000000" w:rsidP="00000000" w:rsidRDefault="00000000" w:rsidRPr="00000000" w14:paraId="0000025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Labels:       app.kubernetes.io/instance=myapp</w:t>
      </w:r>
    </w:p>
    <w:p w:rsidR="00000000" w:rsidDel="00000000" w:rsidP="00000000" w:rsidRDefault="00000000" w:rsidRPr="00000000" w14:paraId="0000025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app.kubernetes.io/managed-by=Helm</w:t>
      </w:r>
    </w:p>
    <w:p w:rsidR="00000000" w:rsidDel="00000000" w:rsidP="00000000" w:rsidRDefault="00000000" w:rsidRPr="00000000" w14:paraId="0000025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app.kubernetes.io/name=hello-chart</w:t>
      </w:r>
    </w:p>
    <w:p w:rsidR="00000000" w:rsidDel="00000000" w:rsidP="00000000" w:rsidRDefault="00000000" w:rsidRPr="00000000" w14:paraId="0000025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app.kubernetes.io/version=0.10.0</w:t>
      </w:r>
    </w:p>
    <w:p w:rsidR="00000000" w:rsidDel="00000000" w:rsidP="00000000" w:rsidRDefault="00000000" w:rsidRPr="00000000" w14:paraId="0000025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helm.sh/chart=hello-chart-0.4.0</w:t>
      </w:r>
    </w:p>
    <w:p w:rsidR="00000000" w:rsidDel="00000000" w:rsidP="00000000" w:rsidRDefault="00000000" w:rsidRPr="00000000" w14:paraId="0000025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Annotations:  &lt;none&gt;</w:t>
      </w:r>
    </w:p>
    <w:p w:rsidR="00000000" w:rsidDel="00000000" w:rsidP="00000000" w:rsidRDefault="00000000" w:rsidRPr="00000000" w14:paraId="0000025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API Version:  monitoring.coreos.com/v1</w:t>
      </w:r>
    </w:p>
    <w:p w:rsidR="00000000" w:rsidDel="00000000" w:rsidP="00000000" w:rsidRDefault="00000000" w:rsidRPr="00000000" w14:paraId="0000025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Kind:         ServiceMonitor</w:t>
      </w:r>
    </w:p>
    <w:p w:rsidR="00000000" w:rsidDel="00000000" w:rsidP="00000000" w:rsidRDefault="00000000" w:rsidRPr="00000000" w14:paraId="0000026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Metadata:</w:t>
      </w:r>
    </w:p>
    <w:p w:rsidR="00000000" w:rsidDel="00000000" w:rsidP="00000000" w:rsidRDefault="00000000" w:rsidRPr="00000000" w14:paraId="0000026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Creation Timestamp:  2020-04-11T11:41:02Z</w:t>
      </w:r>
    </w:p>
    <w:p w:rsidR="00000000" w:rsidDel="00000000" w:rsidP="00000000" w:rsidRDefault="00000000" w:rsidRPr="00000000" w14:paraId="0000026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Generation:          1</w:t>
      </w:r>
    </w:p>
    <w:p w:rsidR="00000000" w:rsidDel="00000000" w:rsidP="00000000" w:rsidRDefault="00000000" w:rsidRPr="00000000" w14:paraId="0000026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Managed Fields:</w:t>
      </w:r>
    </w:p>
    <w:p w:rsidR="00000000" w:rsidDel="00000000" w:rsidP="00000000" w:rsidRDefault="00000000" w:rsidRPr="00000000" w14:paraId="0000026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API Version:  monitoring.coreos.com/v1</w:t>
      </w:r>
    </w:p>
    <w:p w:rsidR="00000000" w:rsidDel="00000000" w:rsidP="00000000" w:rsidRDefault="00000000" w:rsidRPr="00000000" w14:paraId="0000026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Fields Type:  FieldsV1</w:t>
      </w:r>
    </w:p>
    <w:p w:rsidR="00000000" w:rsidDel="00000000" w:rsidP="00000000" w:rsidRDefault="00000000" w:rsidRPr="00000000" w14:paraId="0000026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fieldsV1:</w:t>
      </w:r>
    </w:p>
    <w:p w:rsidR="00000000" w:rsidDel="00000000" w:rsidP="00000000" w:rsidRDefault="00000000" w:rsidRPr="00000000" w14:paraId="0000026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f:metadata:</w:t>
      </w:r>
    </w:p>
    <w:p w:rsidR="00000000" w:rsidDel="00000000" w:rsidP="00000000" w:rsidRDefault="00000000" w:rsidRPr="00000000" w14:paraId="0000026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f:labels:</w:t>
      </w:r>
    </w:p>
    <w:p w:rsidR="00000000" w:rsidDel="00000000" w:rsidP="00000000" w:rsidRDefault="00000000" w:rsidRPr="00000000" w14:paraId="0000026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.:</w:t>
      </w:r>
    </w:p>
    <w:p w:rsidR="00000000" w:rsidDel="00000000" w:rsidP="00000000" w:rsidRDefault="00000000" w:rsidRPr="00000000" w14:paraId="0000026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f:app.kubernetes.io/instance:</w:t>
      </w:r>
    </w:p>
    <w:p w:rsidR="00000000" w:rsidDel="00000000" w:rsidP="00000000" w:rsidRDefault="00000000" w:rsidRPr="00000000" w14:paraId="0000026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f:app.kubernetes.io/managed-by:</w:t>
      </w:r>
    </w:p>
    <w:p w:rsidR="00000000" w:rsidDel="00000000" w:rsidP="00000000" w:rsidRDefault="00000000" w:rsidRPr="00000000" w14:paraId="0000026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f:app.kubernetes.io/name:</w:t>
      </w:r>
    </w:p>
    <w:p w:rsidR="00000000" w:rsidDel="00000000" w:rsidP="00000000" w:rsidRDefault="00000000" w:rsidRPr="00000000" w14:paraId="0000026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f:app.kubernetes.io/version:</w:t>
      </w:r>
    </w:p>
    <w:p w:rsidR="00000000" w:rsidDel="00000000" w:rsidP="00000000" w:rsidRDefault="00000000" w:rsidRPr="00000000" w14:paraId="0000026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f:helm.sh/chart:</w:t>
      </w:r>
    </w:p>
    <w:p w:rsidR="00000000" w:rsidDel="00000000" w:rsidP="00000000" w:rsidRDefault="00000000" w:rsidRPr="00000000" w14:paraId="0000026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f:spec:</w:t>
      </w:r>
    </w:p>
    <w:p w:rsidR="00000000" w:rsidDel="00000000" w:rsidP="00000000" w:rsidRDefault="00000000" w:rsidRPr="00000000" w14:paraId="0000027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.:</w:t>
      </w:r>
    </w:p>
    <w:p w:rsidR="00000000" w:rsidDel="00000000" w:rsidP="00000000" w:rsidRDefault="00000000" w:rsidRPr="00000000" w14:paraId="0000027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f:endpoints:</w:t>
      </w:r>
    </w:p>
    <w:p w:rsidR="00000000" w:rsidDel="00000000" w:rsidP="00000000" w:rsidRDefault="00000000" w:rsidRPr="00000000" w14:paraId="0000027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f:jobLabel:</w:t>
      </w:r>
    </w:p>
    <w:p w:rsidR="00000000" w:rsidDel="00000000" w:rsidP="00000000" w:rsidRDefault="00000000" w:rsidRPr="00000000" w14:paraId="0000027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f:namespaceSelector:</w:t>
      </w:r>
    </w:p>
    <w:p w:rsidR="00000000" w:rsidDel="00000000" w:rsidP="00000000" w:rsidRDefault="00000000" w:rsidRPr="00000000" w14:paraId="0000027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.:</w:t>
      </w:r>
    </w:p>
    <w:p w:rsidR="00000000" w:rsidDel="00000000" w:rsidP="00000000" w:rsidRDefault="00000000" w:rsidRPr="00000000" w14:paraId="0000027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f:matchNames:</w:t>
      </w:r>
    </w:p>
    <w:p w:rsidR="00000000" w:rsidDel="00000000" w:rsidP="00000000" w:rsidRDefault="00000000" w:rsidRPr="00000000" w14:paraId="0000027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f:selector:</w:t>
      </w:r>
    </w:p>
    <w:p w:rsidR="00000000" w:rsidDel="00000000" w:rsidP="00000000" w:rsidRDefault="00000000" w:rsidRPr="00000000" w14:paraId="0000027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.:</w:t>
      </w:r>
    </w:p>
    <w:p w:rsidR="00000000" w:rsidDel="00000000" w:rsidP="00000000" w:rsidRDefault="00000000" w:rsidRPr="00000000" w14:paraId="0000027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f:matchLabels:</w:t>
      </w:r>
    </w:p>
    <w:p w:rsidR="00000000" w:rsidDel="00000000" w:rsidP="00000000" w:rsidRDefault="00000000" w:rsidRPr="00000000" w14:paraId="0000027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.:</w:t>
      </w:r>
    </w:p>
    <w:p w:rsidR="00000000" w:rsidDel="00000000" w:rsidP="00000000" w:rsidRDefault="00000000" w:rsidRPr="00000000" w14:paraId="0000027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f:app.kubernetes.io/instance:</w:t>
      </w:r>
    </w:p>
    <w:p w:rsidR="00000000" w:rsidDel="00000000" w:rsidP="00000000" w:rsidRDefault="00000000" w:rsidRPr="00000000" w14:paraId="0000027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f:app.kubernetes.io/name:</w:t>
      </w:r>
    </w:p>
    <w:p w:rsidR="00000000" w:rsidDel="00000000" w:rsidP="00000000" w:rsidRDefault="00000000" w:rsidRPr="00000000" w14:paraId="0000027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Manager:         Go-http-client</w:t>
      </w:r>
    </w:p>
    <w:p w:rsidR="00000000" w:rsidDel="00000000" w:rsidP="00000000" w:rsidRDefault="00000000" w:rsidRPr="00000000" w14:paraId="0000027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Operation:       Update</w:t>
      </w:r>
    </w:p>
    <w:p w:rsidR="00000000" w:rsidDel="00000000" w:rsidP="00000000" w:rsidRDefault="00000000" w:rsidRPr="00000000" w14:paraId="0000027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Time:            2020-04-11T11:41:02Z</w:t>
      </w:r>
    </w:p>
    <w:p w:rsidR="00000000" w:rsidDel="00000000" w:rsidP="00000000" w:rsidRDefault="00000000" w:rsidRPr="00000000" w14:paraId="0000027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Resource Version:  575739</w:t>
      </w:r>
    </w:p>
    <w:p w:rsidR="00000000" w:rsidDel="00000000" w:rsidP="00000000" w:rsidRDefault="00000000" w:rsidRPr="00000000" w14:paraId="0000028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Self Link:         /apis/monitoring.coreos.com/v1/namespaces/monitoring/servicemonitors/myapp-hello-chart</w:t>
      </w:r>
    </w:p>
    <w:p w:rsidR="00000000" w:rsidDel="00000000" w:rsidP="00000000" w:rsidRDefault="00000000" w:rsidRPr="00000000" w14:paraId="0000028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UID:               7a929453-f765-44c8-a4e3-e9c955026778</w:t>
      </w:r>
    </w:p>
    <w:p w:rsidR="00000000" w:rsidDel="00000000" w:rsidP="00000000" w:rsidRDefault="00000000" w:rsidRPr="00000000" w14:paraId="0000028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Spec:</w:t>
      </w:r>
    </w:p>
    <w:p w:rsidR="00000000" w:rsidDel="00000000" w:rsidP="00000000" w:rsidRDefault="00000000" w:rsidRPr="00000000" w14:paraId="0000028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Endpoints:</w:t>
      </w:r>
    </w:p>
    <w:p w:rsidR="00000000" w:rsidDel="00000000" w:rsidP="00000000" w:rsidRDefault="00000000" w:rsidRPr="00000000" w14:paraId="0000028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Interval:  15s</w:t>
      </w:r>
    </w:p>
    <w:p w:rsidR="00000000" w:rsidDel="00000000" w:rsidP="00000000" w:rsidRDefault="00000000" w:rsidRPr="00000000" w14:paraId="0000028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Path:      /metrics</w:t>
      </w:r>
    </w:p>
    <w:p w:rsidR="00000000" w:rsidDel="00000000" w:rsidP="00000000" w:rsidRDefault="00000000" w:rsidRPr="00000000" w14:paraId="0000028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Port:      web</w:t>
      </w:r>
    </w:p>
    <w:p w:rsidR="00000000" w:rsidDel="00000000" w:rsidP="00000000" w:rsidRDefault="00000000" w:rsidRPr="00000000" w14:paraId="0000028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Job Label:   myapp-hello-chart</w:t>
      </w:r>
    </w:p>
    <w:p w:rsidR="00000000" w:rsidDel="00000000" w:rsidP="00000000" w:rsidRDefault="00000000" w:rsidRPr="00000000" w14:paraId="0000028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Namespace Selector:</w:t>
      </w:r>
    </w:p>
    <w:p w:rsidR="00000000" w:rsidDel="00000000" w:rsidP="00000000" w:rsidRDefault="00000000" w:rsidRPr="00000000" w14:paraId="0000028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Match Names:</w:t>
      </w:r>
    </w:p>
    <w:p w:rsidR="00000000" w:rsidDel="00000000" w:rsidP="00000000" w:rsidRDefault="00000000" w:rsidRPr="00000000" w14:paraId="0000028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monitoring</w:t>
      </w:r>
    </w:p>
    <w:p w:rsidR="00000000" w:rsidDel="00000000" w:rsidP="00000000" w:rsidRDefault="00000000" w:rsidRPr="00000000" w14:paraId="0000028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Selector:</w:t>
      </w:r>
    </w:p>
    <w:p w:rsidR="00000000" w:rsidDel="00000000" w:rsidP="00000000" w:rsidRDefault="00000000" w:rsidRPr="00000000" w14:paraId="0000028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Match Labels:</w:t>
      </w:r>
    </w:p>
    <w:p w:rsidR="00000000" w:rsidDel="00000000" w:rsidP="00000000" w:rsidRDefault="00000000" w:rsidRPr="00000000" w14:paraId="0000028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app.kubernetes.io/instance:  myapp</w:t>
      </w:r>
    </w:p>
    <w:p w:rsidR="00000000" w:rsidDel="00000000" w:rsidP="00000000" w:rsidRDefault="00000000" w:rsidRPr="00000000" w14:paraId="0000028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app.kubernetes.io/name:      hello-chart</w:t>
      </w:r>
    </w:p>
    <w:p w:rsidR="00000000" w:rsidDel="00000000" w:rsidP="00000000" w:rsidRDefault="00000000" w:rsidRPr="00000000" w14:paraId="0000028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Events:                            &lt;none&gt;</w:t>
      </w:r>
    </w:p>
    <w:p w:rsidR="00000000" w:rsidDel="00000000" w:rsidP="00000000" w:rsidRDefault="00000000" w:rsidRPr="00000000" w14:paraId="00000290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29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Через некоторое время (мин</w:t>
      </w:r>
      <w:ins w:author="Андрей Меньшенин" w:id="9" w:date="2022-02-27T15:51:19Z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у</w:t>
        </w:r>
      </w:ins>
      <w:r w:rsidDel="00000000" w:rsidR="00000000" w:rsidRPr="00000000">
        <w:rPr>
          <w:rFonts w:ascii="Consolas" w:cs="Consolas" w:eastAsia="Consolas" w:hAnsi="Consolas"/>
          <w:rtl w:val="0"/>
        </w:rPr>
        <w:t xml:space="preserve">ту или около того) прометей подхватывает наше приложение и мы видим цели </w:t>
      </w:r>
    </w:p>
    <w:p w:rsidR="00000000" w:rsidDel="00000000" w:rsidP="00000000" w:rsidRDefault="00000000" w:rsidRPr="00000000" w14:paraId="0000029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343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 метрики приложения появились </w:t>
      </w:r>
    </w:p>
    <w:p w:rsidR="00000000" w:rsidDel="00000000" w:rsidP="00000000" w:rsidRDefault="00000000" w:rsidRPr="00000000" w14:paraId="0000029A">
      <w:pPr>
        <w:pageBreakBefore w:val="0"/>
        <w:rPr>
          <w:rFonts w:ascii="Consolas" w:cs="Consolas" w:eastAsia="Consolas" w:hAnsi="Consolas"/>
        </w:rPr>
      </w:pPr>
      <w:del w:author="Vitaly Kutsenko" w:id="10" w:date="2022-11-25T12:25:37Z">
        <w:r w:rsidDel="00000000" w:rsidR="00000000" w:rsidRPr="00000000">
          <w:rPr>
            <w:rFonts w:ascii="Consolas" w:cs="Consolas" w:eastAsia="Consolas" w:hAnsi="Consolas"/>
          </w:rPr>
          <w:drawing>
            <wp:inline distB="114300" distT="114300" distL="114300" distR="114300">
              <wp:extent cx="5943600" cy="3200400"/>
              <wp:effectExtent b="0" l="0" r="0" t="0"/>
              <wp:docPr id="1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00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Создадим нагрузку на сервис с помощью ab Будем делать по 50 запросов в 5 одновременных соединений примерно раз в 3 секунды. И оставим на некоторое время. </w:t>
      </w:r>
    </w:p>
    <w:p w:rsidR="00000000" w:rsidDel="00000000" w:rsidP="00000000" w:rsidRDefault="00000000" w:rsidRPr="00000000" w14:paraId="0000029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while 1; do ab -n 50 -c 5 http://192.168.176.128:32033/db ; sleep 3; done</w:t>
      </w:r>
    </w:p>
    <w:p w:rsidR="00000000" w:rsidDel="00000000" w:rsidP="00000000" w:rsidRDefault="00000000" w:rsidRPr="00000000" w14:paraId="000002A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~</w:t>
      </w:r>
    </w:p>
    <w:p w:rsidR="00000000" w:rsidDel="00000000" w:rsidP="00000000" w:rsidRDefault="00000000" w:rsidRPr="00000000" w14:paraId="000002A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This is ApacheBench, Version 2.3 &lt;$Revision: 1843412 $&gt;</w:t>
      </w:r>
    </w:p>
    <w:p w:rsidR="00000000" w:rsidDel="00000000" w:rsidP="00000000" w:rsidRDefault="00000000" w:rsidRPr="00000000" w14:paraId="000002A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Copyright 1996 Adam Twiss, Zeus Technology Ltd, http://www.zeustech.net/</w:t>
      </w:r>
    </w:p>
    <w:p w:rsidR="00000000" w:rsidDel="00000000" w:rsidP="00000000" w:rsidRDefault="00000000" w:rsidRPr="00000000" w14:paraId="000002A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Licensed to The Apache Software Foundation, http://www.apache.org/</w:t>
      </w:r>
    </w:p>
    <w:p w:rsidR="00000000" w:rsidDel="00000000" w:rsidP="00000000" w:rsidRDefault="00000000" w:rsidRPr="00000000" w14:paraId="000002A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Benchmarking 192.168.176.128 (be patient).....done</w:t>
      </w:r>
    </w:p>
    <w:p w:rsidR="00000000" w:rsidDel="00000000" w:rsidP="00000000" w:rsidRDefault="00000000" w:rsidRPr="00000000" w14:paraId="000002A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Server Software:        Werkzeug/1.0.1</w:t>
      </w:r>
    </w:p>
    <w:p w:rsidR="00000000" w:rsidDel="00000000" w:rsidP="00000000" w:rsidRDefault="00000000" w:rsidRPr="00000000" w14:paraId="000002A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Server Hostname:        192.168.176.128</w:t>
      </w:r>
    </w:p>
    <w:p w:rsidR="00000000" w:rsidDel="00000000" w:rsidP="00000000" w:rsidRDefault="00000000" w:rsidRPr="00000000" w14:paraId="000002A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Server Port:            32033</w:t>
      </w:r>
    </w:p>
    <w:p w:rsidR="00000000" w:rsidDel="00000000" w:rsidP="00000000" w:rsidRDefault="00000000" w:rsidRPr="00000000" w14:paraId="000002A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Document Path:          /db</w:t>
      </w:r>
    </w:p>
    <w:p w:rsidR="00000000" w:rsidDel="00000000" w:rsidP="00000000" w:rsidRDefault="00000000" w:rsidRPr="00000000" w14:paraId="000002A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Document Length:        33 bytes</w:t>
      </w:r>
    </w:p>
    <w:p w:rsidR="00000000" w:rsidDel="00000000" w:rsidP="00000000" w:rsidRDefault="00000000" w:rsidRPr="00000000" w14:paraId="000002A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Concurrency Level:      5</w:t>
      </w:r>
    </w:p>
    <w:p w:rsidR="00000000" w:rsidDel="00000000" w:rsidP="00000000" w:rsidRDefault="00000000" w:rsidRPr="00000000" w14:paraId="000002B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Time taken for tests:   0.303 seconds</w:t>
      </w:r>
    </w:p>
    <w:p w:rsidR="00000000" w:rsidDel="00000000" w:rsidP="00000000" w:rsidRDefault="00000000" w:rsidRPr="00000000" w14:paraId="000002B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Complete requests:      50</w:t>
      </w:r>
    </w:p>
    <w:p w:rsidR="00000000" w:rsidDel="00000000" w:rsidP="00000000" w:rsidRDefault="00000000" w:rsidRPr="00000000" w14:paraId="000002B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Посмотрим, как выглядят timeseries в моменте</w:t>
      </w:r>
    </w:p>
    <w:p w:rsidR="00000000" w:rsidDel="00000000" w:rsidP="00000000" w:rsidRDefault="00000000" w:rsidRPr="00000000" w14:paraId="000002B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ageBreakBefore w:val="0"/>
        <w:rPr>
          <w:rFonts w:ascii="Consolas" w:cs="Consolas" w:eastAsia="Consolas" w:hAnsi="Consolas"/>
        </w:rPr>
      </w:pPr>
      <w:del w:author="Anonymous" w:id="11" w:date="2022-07-25T11:54:50Z">
        <w:r w:rsidDel="00000000" w:rsidR="00000000" w:rsidRPr="00000000">
          <w:rPr>
            <w:rFonts w:ascii="Consolas" w:cs="Consolas" w:eastAsia="Consolas" w:hAnsi="Consolas"/>
          </w:rPr>
          <w:drawing>
            <wp:inline distB="114300" distT="114300" distL="114300" distR="114300">
              <wp:extent cx="5943600" cy="3479800"/>
              <wp:effectExtent b="0" l="0" r="0" t="0"/>
              <wp:docPr id="9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79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Можно увидеть, что прометей добавил еще и своих лейблов, помимо тех, которые мы в самом приложении прописали: namespace, service и т.д. - это бывает полезно. А label endpoint он переименовал в exported_endpoint. </w:t>
      </w:r>
    </w:p>
    <w:p w:rsidR="00000000" w:rsidDel="00000000" w:rsidP="00000000" w:rsidRDefault="00000000" w:rsidRPr="00000000" w14:paraId="000002B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Давайте посмотрим на графике, как будет выглядеть все</w:t>
      </w:r>
    </w:p>
    <w:p w:rsidR="00000000" w:rsidDel="00000000" w:rsidP="00000000" w:rsidRDefault="00000000" w:rsidRPr="00000000" w14:paraId="000002B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330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Так выглядит counter. Давайте убьем один из подов.</w:t>
      </w:r>
    </w:p>
    <w:p w:rsidR="00000000" w:rsidDel="00000000" w:rsidP="00000000" w:rsidRDefault="00000000" w:rsidRPr="00000000" w14:paraId="000002C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delete pod/myapp-hello-chart-5cdf58458c-7q8c5</w:t>
      </w:r>
    </w:p>
    <w:p w:rsidR="00000000" w:rsidDel="00000000" w:rsidP="00000000" w:rsidRDefault="00000000" w:rsidRPr="00000000" w14:paraId="000002C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ins w:author="Vitaly Kutsenko" w:id="12" w:date="2022-01-31T17:55:36Z">
        <w:r w:rsidDel="00000000" w:rsidR="00000000" w:rsidRPr="00000000">
          <w:rPr>
            <w:rFonts w:ascii="Consolas" w:cs="Consolas" w:eastAsia="Consolas" w:hAnsi="Consolas"/>
            <w:color w:val="bbbbbb"/>
            <w:sz w:val="23"/>
            <w:szCs w:val="23"/>
            <w:rtl w:val="0"/>
          </w:rPr>
          <w:t xml:space="preserve">+</w:t>
        </w:r>
      </w:ins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pod "myapp-hello-chart-5cdf58458c-7q8c5" deleted</w:t>
      </w:r>
    </w:p>
    <w:p w:rsidR="00000000" w:rsidDel="00000000" w:rsidP="00000000" w:rsidRDefault="00000000" w:rsidRPr="00000000" w14:paraId="000002C4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2C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2004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Появились новые графики, cardinality увеличился. </w:t>
      </w:r>
    </w:p>
    <w:p w:rsidR="00000000" w:rsidDel="00000000" w:rsidP="00000000" w:rsidRDefault="00000000" w:rsidRPr="00000000" w14:paraId="000002C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Давайте посмотрим запросы только по db.</w:t>
      </w:r>
    </w:p>
    <w:p w:rsidR="00000000" w:rsidDel="00000000" w:rsidP="00000000" w:rsidRDefault="00000000" w:rsidRPr="00000000" w14:paraId="000002C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app_request_count_total{exported_endpoint="/db"}</w:t>
      </w:r>
    </w:p>
    <w:p w:rsidR="00000000" w:rsidDel="00000000" w:rsidP="00000000" w:rsidRDefault="00000000" w:rsidRPr="00000000" w14:paraId="000002C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608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А теперь посмотрим, как выглядит range vector: это просто ts, у которого значение - не последнее значение, а набор из значение@timestamp. </w:t>
      </w:r>
    </w:p>
    <w:p w:rsidR="00000000" w:rsidDel="00000000" w:rsidP="00000000" w:rsidRDefault="00000000" w:rsidRPr="00000000" w14:paraId="000002D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1369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Нарисовать такой график нельзя, но можно посчитать например rps c помощью функции rate - она посчитает среднее значение за указанный период в range vector </w:t>
      </w:r>
    </w:p>
    <w:p w:rsidR="00000000" w:rsidDel="00000000" w:rsidP="00000000" w:rsidRDefault="00000000" w:rsidRPr="00000000" w14:paraId="000002D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rate(app_request_count_total{exported_endpoint="/db"}[1m])</w:t>
      </w:r>
    </w:p>
    <w:p w:rsidR="00000000" w:rsidDel="00000000" w:rsidP="00000000" w:rsidRDefault="00000000" w:rsidRPr="00000000" w14:paraId="000002D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48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Мы видим rps-ы по каждому инстансу, чтобы получить общий rps их нужно сложить:</w:t>
      </w:r>
    </w:p>
    <w:p w:rsidR="00000000" w:rsidDel="00000000" w:rsidP="00000000" w:rsidRDefault="00000000" w:rsidRPr="00000000" w14:paraId="000002E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sum(rate(app_request_count_total{exported_endpoint="/db"}[1m]))</w:t>
      </w:r>
    </w:p>
    <w:p w:rsidR="00000000" w:rsidDel="00000000" w:rsidP="00000000" w:rsidRDefault="00000000" w:rsidRPr="00000000" w14:paraId="000002E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619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Значение в районе 15 очень похоже на правду (50 / 3.3) 3с секунды ожидание + 300ms на совершение запросов. </w:t>
      </w:r>
    </w:p>
    <w:p w:rsidR="00000000" w:rsidDel="00000000" w:rsidP="00000000" w:rsidRDefault="00000000" w:rsidRPr="00000000" w14:paraId="000002E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Если возьмем range побольше, график сгладится</w:t>
      </w:r>
    </w:p>
    <w:p w:rsidR="00000000" w:rsidDel="00000000" w:rsidP="00000000" w:rsidRDefault="00000000" w:rsidRPr="00000000" w14:paraId="000002E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sum(rate(app_request_count_total{exported_endpoint="/db"}[5m]))</w:t>
      </w:r>
    </w:p>
    <w:p w:rsidR="00000000" w:rsidDel="00000000" w:rsidP="00000000" w:rsidRDefault="00000000" w:rsidRPr="00000000" w14:paraId="000002E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84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Важно понимать, что значение точки на графике - это не моментальное значение rps - а среднее значение за какой-то период (1m, 5m и т.д.)</w:t>
      </w:r>
    </w:p>
    <w:p w:rsidR="00000000" w:rsidDel="00000000" w:rsidP="00000000" w:rsidRDefault="00000000" w:rsidRPr="00000000" w14:paraId="000002F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Если мы хотим значение в моменте, можем использовать irate - он берет среднее из последних двух точек в range vector. Тогда график получается больше похожим на забор</w:t>
      </w:r>
    </w:p>
    <w:p w:rsidR="00000000" w:rsidDel="00000000" w:rsidP="00000000" w:rsidRDefault="00000000" w:rsidRPr="00000000" w14:paraId="000002F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irate(app_request_count_total{exported_endpoint="/db"}[5m])</w:t>
      </w:r>
    </w:p>
    <w:p w:rsidR="00000000" w:rsidDel="00000000" w:rsidP="00000000" w:rsidRDefault="00000000" w:rsidRPr="00000000" w14:paraId="000002F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73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Посмотрим, как посчитать квантили по временам запроса. </w:t>
      </w:r>
    </w:p>
    <w:p w:rsidR="00000000" w:rsidDel="00000000" w:rsidP="00000000" w:rsidRDefault="00000000" w:rsidRPr="00000000" w14:paraId="0000030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app_request_latency_seconds_bucket</w:t>
      </w:r>
    </w:p>
    <w:p w:rsidR="00000000" w:rsidDel="00000000" w:rsidP="00000000" w:rsidRDefault="00000000" w:rsidRPr="00000000" w14:paraId="0000030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25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Видим, что бакеты - это лишь набор сounter-ов, с разными лейблами (le, например).</w:t>
      </w:r>
    </w:p>
    <w:p w:rsidR="00000000" w:rsidDel="00000000" w:rsidP="00000000" w:rsidRDefault="00000000" w:rsidRPr="00000000" w14:paraId="0000030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Давайте посчитаем, с какой частотой в какой бакет попадют значения. По факту мы будем считать сколько в среднем за секунду появляется запросов, которые меньше 100мс, меньше 1с, и т.д. </w:t>
      </w:r>
    </w:p>
    <w:p w:rsidR="00000000" w:rsidDel="00000000" w:rsidP="00000000" w:rsidRDefault="00000000" w:rsidRPr="00000000" w14:paraId="0000030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rate(app_request_latency_seconds_bucket{exported_endpoint="/db"}[1m])</w:t>
      </w:r>
    </w:p>
    <w:p w:rsidR="00000000" w:rsidDel="00000000" w:rsidP="00000000" w:rsidRDefault="00000000" w:rsidRPr="00000000" w14:paraId="0000030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2037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Просуммируем и сгруппируем по le и получим “rps” по каждому из бакетов</w:t>
      </w:r>
    </w:p>
    <w:p w:rsidR="00000000" w:rsidDel="00000000" w:rsidP="00000000" w:rsidRDefault="00000000" w:rsidRPr="00000000" w14:paraId="0000031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 by (le) (rate(app_request_latency_seconds_bucket{exported_endpoint="/db"}[1m]))</w:t>
      </w:r>
    </w:p>
    <w:p w:rsidR="00000000" w:rsidDel="00000000" w:rsidP="00000000" w:rsidRDefault="00000000" w:rsidRPr="00000000" w14:paraId="0000031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2672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Посчитаем медианное значение с помощью функции </w:t>
      </w:r>
    </w:p>
    <w:p w:rsidR="00000000" w:rsidDel="00000000" w:rsidP="00000000" w:rsidRDefault="00000000" w:rsidRPr="00000000" w14:paraId="0000031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histogram_quantile(0.5, (sum by (le) (rate(app_request_latency_seconds_bucket{exported_endpoint="/db"}[1m]))))</w:t>
      </w:r>
    </w:p>
    <w:p w:rsidR="00000000" w:rsidDel="00000000" w:rsidP="00000000" w:rsidRDefault="00000000" w:rsidRPr="00000000" w14:paraId="0000031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33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Или давайте посмотрим 90 квантиль </w:t>
      </w:r>
    </w:p>
    <w:p w:rsidR="00000000" w:rsidDel="00000000" w:rsidP="00000000" w:rsidRDefault="00000000" w:rsidRPr="00000000" w14:paraId="0000032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21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Видим, что латенси ведет себя не очень хорошо. Давайте посмотрим еще раз на rps </w:t>
      </w:r>
    </w:p>
    <w:p w:rsidR="00000000" w:rsidDel="00000000" w:rsidP="00000000" w:rsidRDefault="00000000" w:rsidRPr="00000000" w14:paraId="0000032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6703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Посмотрим, все ли хорошо с подами. Видим что поды уже по 2 раза рестартились.</w:t>
      </w:r>
    </w:p>
    <w:p w:rsidR="00000000" w:rsidDel="00000000" w:rsidP="00000000" w:rsidRDefault="00000000" w:rsidRPr="00000000" w14:paraId="0000032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get pods -l app.kubernetes.io/instance=myapp</w:t>
      </w:r>
    </w:p>
    <w:p w:rsidR="00000000" w:rsidDel="00000000" w:rsidP="00000000" w:rsidRDefault="00000000" w:rsidRPr="00000000" w14:paraId="0000033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READY   STATUS    RESTARTS   AGE</w:t>
      </w:r>
    </w:p>
    <w:p w:rsidR="00000000" w:rsidDel="00000000" w:rsidP="00000000" w:rsidRDefault="00000000" w:rsidRPr="00000000" w14:paraId="0000033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myapp-hello-chart-5cdf58458c-ftgj5   1/1     Running   2          51m</w:t>
      </w:r>
    </w:p>
    <w:p w:rsidR="00000000" w:rsidDel="00000000" w:rsidP="00000000" w:rsidRDefault="00000000" w:rsidRPr="00000000" w14:paraId="0000033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myapp-hello-chart-5cdf58458c-gslzs   1/1     Running   2          84m</w:t>
      </w:r>
    </w:p>
    <w:p w:rsidR="00000000" w:rsidDel="00000000" w:rsidP="00000000" w:rsidRDefault="00000000" w:rsidRPr="00000000" w14:paraId="00000334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33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describe pod/myapp-hello-chart-5cdf58458c-ftgj5</w:t>
      </w:r>
    </w:p>
    <w:p w:rsidR="00000000" w:rsidDel="00000000" w:rsidP="00000000" w:rsidRDefault="00000000" w:rsidRPr="00000000" w14:paraId="0000033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        myapp-hello-chart-5cdf58458c-ftgj5</w:t>
      </w:r>
    </w:p>
    <w:p w:rsidR="00000000" w:rsidDel="00000000" w:rsidP="00000000" w:rsidRDefault="00000000" w:rsidRPr="00000000" w14:paraId="0000033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Events:</w:t>
      </w:r>
    </w:p>
    <w:p w:rsidR="00000000" w:rsidDel="00000000" w:rsidP="00000000" w:rsidRDefault="00000000" w:rsidRPr="00000000" w14:paraId="0000033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Type    Reason     Age               From               Message</w:t>
      </w:r>
    </w:p>
    <w:p w:rsidR="00000000" w:rsidDel="00000000" w:rsidP="00000000" w:rsidRDefault="00000000" w:rsidRPr="00000000" w14:paraId="0000033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----    ------     ----              ----               -------</w:t>
      </w:r>
    </w:p>
    <w:p w:rsidR="00000000" w:rsidDel="00000000" w:rsidP="00000000" w:rsidRDefault="00000000" w:rsidRPr="00000000" w14:paraId="0000033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Normal  Scheduled  &lt;unknown&gt;         default-scheduler  Successfully assigned monitoring/myapp-hello-chart-5cdf58458c-ftgj5 to minikube</w:t>
      </w:r>
    </w:p>
    <w:p w:rsidR="00000000" w:rsidDel="00000000" w:rsidP="00000000" w:rsidRDefault="00000000" w:rsidRPr="00000000" w14:paraId="0000033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Normal  Pulled     8s (x3 over 50m)  kubelet, minikube  Container image "hello-py:0.10.0" already present on machine</w:t>
      </w:r>
    </w:p>
    <w:p w:rsidR="00000000" w:rsidDel="00000000" w:rsidP="00000000" w:rsidRDefault="00000000" w:rsidRPr="00000000" w14:paraId="0000033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Normal  Created    8s (x3 over 50m)  kubelet, minikube  Created container hello-chart</w:t>
      </w:r>
    </w:p>
    <w:p w:rsidR="00000000" w:rsidDel="00000000" w:rsidP="00000000" w:rsidRDefault="00000000" w:rsidRPr="00000000" w14:paraId="0000034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Normal  Started    8s (x3 over 50m)  kubelet, minikube  Started container hello-chart</w:t>
      </w:r>
    </w:p>
    <w:p w:rsidR="00000000" w:rsidDel="00000000" w:rsidP="00000000" w:rsidRDefault="00000000" w:rsidRPr="00000000" w14:paraId="0000034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Падение рпс происходит из-за рестартов поды. </w:t>
      </w:r>
    </w:p>
    <w:p w:rsidR="00000000" w:rsidDel="00000000" w:rsidP="00000000" w:rsidRDefault="00000000" w:rsidRPr="00000000" w14:paraId="0000034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Как посмотреть рестарты поды? При рестарте поды происходит reset counter-а он начинается с нуля, и есть специальная функция, которая может это отслеживать.</w:t>
      </w:r>
    </w:p>
    <w:p w:rsidR="00000000" w:rsidDel="00000000" w:rsidP="00000000" w:rsidRDefault="00000000" w:rsidRPr="00000000" w14:paraId="0000034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resets(app_request_count_total{exported_endpoint="/db"}[1m])</w:t>
      </w:r>
    </w:p>
    <w:p w:rsidR="00000000" w:rsidDel="00000000" w:rsidP="00000000" w:rsidRDefault="00000000" w:rsidRPr="00000000" w14:paraId="0000034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71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Видно, что рестарты совпадают с падениями рпс</w:t>
      </w:r>
    </w:p>
    <w:p w:rsidR="00000000" w:rsidDel="00000000" w:rsidP="00000000" w:rsidRDefault="00000000" w:rsidRPr="00000000" w14:paraId="0000034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40767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pageBreakBefore w:val="0"/>
        <w:rPr/>
      </w:pPr>
      <w:bookmarkStart w:colFirst="0" w:colLast="0" w:name="_qd3te7eqg9fv" w:id="0"/>
      <w:bookmarkEnd w:id="0"/>
      <w:r w:rsidDel="00000000" w:rsidR="00000000" w:rsidRPr="00000000">
        <w:rPr>
          <w:rtl w:val="0"/>
        </w:rPr>
        <w:t xml:space="preserve">Давайте теперь выведем эти графики в графану.</w:t>
      </w:r>
    </w:p>
    <w:p w:rsidR="00000000" w:rsidDel="00000000" w:rsidP="00000000" w:rsidRDefault="00000000" w:rsidRPr="00000000" w14:paraId="0000035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port-forward prom-grafana-7ccf6577f8-8dnm2 9000</w:t>
      </w:r>
    </w:p>
    <w:p w:rsidR="00000000" w:rsidDel="00000000" w:rsidP="00000000" w:rsidRDefault="00000000" w:rsidRPr="00000000" w14:paraId="0000035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127.0.0.1:9000 -&gt; 9000</w:t>
      </w:r>
    </w:p>
    <w:p w:rsidR="00000000" w:rsidDel="00000000" w:rsidP="00000000" w:rsidRDefault="00000000" w:rsidRPr="00000000" w14:paraId="0000035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Forwarding from [::1]:9000 -&gt; 9000</w:t>
      </w:r>
    </w:p>
    <w:p w:rsidR="00000000" w:rsidDel="00000000" w:rsidP="00000000" w:rsidRDefault="00000000" w:rsidRPr="00000000" w14:paraId="0000035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Добавляем дашборд </w:t>
      </w:r>
    </w:p>
    <w:p w:rsidR="00000000" w:rsidDel="00000000" w:rsidP="00000000" w:rsidRDefault="00000000" w:rsidRPr="00000000" w14:paraId="0000035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Выведем RPS по методам:</w:t>
      </w:r>
    </w:p>
    <w:p w:rsidR="00000000" w:rsidDel="00000000" w:rsidP="00000000" w:rsidRDefault="00000000" w:rsidRPr="00000000" w14:paraId="0000035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 by (exported_endpoint) (rate(app_request_count_total[1m])) </w:t>
      </w:r>
    </w:p>
    <w:p w:rsidR="00000000" w:rsidDel="00000000" w:rsidP="00000000" w:rsidRDefault="00000000" w:rsidRPr="00000000" w14:paraId="0000036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 легендах можно использовать переменные из запросов RPS {{exported_endpoint}}</w:t>
      </w:r>
    </w:p>
    <w:p w:rsidR="00000000" w:rsidDel="00000000" w:rsidP="00000000" w:rsidRDefault="00000000" w:rsidRPr="00000000" w14:paraId="0000036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5814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Видим, что есть трафик по ручке /metrics, в которую ходит прометеус. </w:t>
      </w:r>
    </w:p>
    <w:p w:rsidR="00000000" w:rsidDel="00000000" w:rsidP="00000000" w:rsidRDefault="00000000" w:rsidRPr="00000000" w14:paraId="0000036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Построим график медианного latency по методам</w:t>
      </w:r>
    </w:p>
    <w:p w:rsidR="00000000" w:rsidDel="00000000" w:rsidP="00000000" w:rsidRDefault="00000000" w:rsidRPr="00000000" w14:paraId="0000036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histogram_quantile(0.5, </w:t>
      </w:r>
    </w:p>
    <w:p w:rsidR="00000000" w:rsidDel="00000000" w:rsidP="00000000" w:rsidRDefault="00000000" w:rsidRPr="00000000" w14:paraId="0000036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sum by (le, exported_endpoint) </w:t>
      </w:r>
    </w:p>
    <w:p w:rsidR="00000000" w:rsidDel="00000000" w:rsidP="00000000" w:rsidRDefault="00000000" w:rsidRPr="00000000" w14:paraId="0000036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(rate(app_request_latency_seconds_bucket[1m]))</w:t>
      </w:r>
    </w:p>
    <w:p w:rsidR="00000000" w:rsidDel="00000000" w:rsidP="00000000" w:rsidRDefault="00000000" w:rsidRPr="00000000" w14:paraId="0000036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 * 1000</w:t>
      </w:r>
    </w:p>
    <w:p w:rsidR="00000000" w:rsidDel="00000000" w:rsidP="00000000" w:rsidRDefault="00000000" w:rsidRPr="00000000" w14:paraId="0000037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22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Кстати это время хорошо согласуется с тем, что отдает ab</w:t>
      </w:r>
    </w:p>
    <w:p w:rsidR="00000000" w:rsidDel="00000000" w:rsidP="00000000" w:rsidRDefault="00000000" w:rsidRPr="00000000" w14:paraId="0000037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Connection Times (ms)</w:t>
      </w:r>
    </w:p>
    <w:p w:rsidR="00000000" w:rsidDel="00000000" w:rsidP="00000000" w:rsidRDefault="00000000" w:rsidRPr="00000000" w14:paraId="0000037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min  mean[+/-sd] median   max</w:t>
      </w:r>
    </w:p>
    <w:p w:rsidR="00000000" w:rsidDel="00000000" w:rsidP="00000000" w:rsidRDefault="00000000" w:rsidRPr="00000000" w14:paraId="0000037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Connect:        0    0   0.2      0       1</w:t>
      </w:r>
    </w:p>
    <w:p w:rsidR="00000000" w:rsidDel="00000000" w:rsidP="00000000" w:rsidRDefault="00000000" w:rsidRPr="00000000" w14:paraId="0000037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Processing:     9   23   8.5     21      50</w:t>
      </w:r>
    </w:p>
    <w:p w:rsidR="00000000" w:rsidDel="00000000" w:rsidP="00000000" w:rsidRDefault="00000000" w:rsidRPr="00000000" w14:paraId="0000037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Waiting:        9   23   8.4     20      50</w:t>
      </w:r>
    </w:p>
    <w:p w:rsidR="00000000" w:rsidDel="00000000" w:rsidP="00000000" w:rsidRDefault="00000000" w:rsidRPr="00000000" w14:paraId="0000037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Total:          9   24   8.5     21      50</w:t>
      </w:r>
    </w:p>
    <w:p w:rsidR="00000000" w:rsidDel="00000000" w:rsidP="00000000" w:rsidRDefault="00000000" w:rsidRPr="00000000" w14:paraId="0000037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Т.е. даже приближенные вычисления квантиля хорошо согласуются с реальным положением дел.</w:t>
      </w:r>
    </w:p>
    <w:p w:rsidR="00000000" w:rsidDel="00000000" w:rsidP="00000000" w:rsidRDefault="00000000" w:rsidRPr="00000000" w14:paraId="0000038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383">
      <w:pPr>
        <w:pStyle w:val="Heading2"/>
        <w:pageBreakBefore w:val="0"/>
        <w:rPr/>
      </w:pPr>
      <w:bookmarkStart w:colFirst="0" w:colLast="0" w:name="_m8erasil2dkn" w:id="1"/>
      <w:bookmarkEnd w:id="1"/>
      <w:r w:rsidDel="00000000" w:rsidR="00000000" w:rsidRPr="00000000">
        <w:rPr>
          <w:rtl w:val="0"/>
        </w:rPr>
        <w:t xml:space="preserve">Давайте сделаем импорт дашборд с помощью конфигмапа</w:t>
      </w:r>
    </w:p>
    <w:p w:rsidR="00000000" w:rsidDel="00000000" w:rsidP="00000000" w:rsidRDefault="00000000" w:rsidRPr="00000000" w14:paraId="0000038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ccat prometheus.yaml</w:t>
      </w:r>
    </w:p>
    <w:p w:rsidR="00000000" w:rsidDel="00000000" w:rsidP="00000000" w:rsidRDefault="00000000" w:rsidRPr="00000000" w14:paraId="00000386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7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prometheusSpec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8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serviceMonitorSelectorNilUsesHelmValues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false</w:t>
      </w:r>
    </w:p>
    <w:p w:rsidR="00000000" w:rsidDel="00000000" w:rsidP="00000000" w:rsidRDefault="00000000" w:rsidRPr="00000000" w14:paraId="00000389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serviceMonitorSelector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{}</w:t>
      </w:r>
    </w:p>
    <w:p w:rsidR="00000000" w:rsidDel="00000000" w:rsidP="00000000" w:rsidRDefault="00000000" w:rsidRPr="00000000" w14:paraId="0000038A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grafana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B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  sidecar: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dashboards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D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38E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grafana-dashboard</w:t>
      </w:r>
    </w:p>
    <w:p w:rsidR="00000000" w:rsidDel="00000000" w:rsidP="00000000" w:rsidRDefault="00000000" w:rsidRPr="00000000" w14:paraId="0000038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ccat grafana.yaml</w:t>
      </w:r>
    </w:p>
    <w:p w:rsidR="00000000" w:rsidDel="00000000" w:rsidP="00000000" w:rsidRDefault="00000000" w:rsidRPr="00000000" w14:paraId="00000392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v1</w:t>
      </w:r>
    </w:p>
    <w:p w:rsidR="00000000" w:rsidDel="00000000" w:rsidP="00000000" w:rsidRDefault="00000000" w:rsidRPr="00000000" w14:paraId="0000039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ConfigMap</w:t>
      </w:r>
    </w:p>
    <w:p w:rsidR="00000000" w:rsidDel="00000000" w:rsidP="00000000" w:rsidRDefault="00000000" w:rsidRPr="00000000" w14:paraId="00000394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9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grafana-import-dashboards</w:t>
      </w:r>
    </w:p>
    <w:p w:rsidR="00000000" w:rsidDel="00000000" w:rsidP="00000000" w:rsidRDefault="00000000" w:rsidRPr="00000000" w14:paraId="00000396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labels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97">
      <w:pPr>
        <w:pageBreakBefore w:val="0"/>
        <w:shd w:fill="000000" w:val="clear"/>
        <w:rPr>
          <w:rFonts w:ascii="Consolas" w:cs="Consolas" w:eastAsia="Consolas" w:hAnsi="Consolas"/>
          <w:color w:val="9e4a4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commentRangeStart w:id="20"/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grafana-dashboard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e4a4d"/>
          <w:sz w:val="24"/>
          <w:szCs w:val="24"/>
          <w:rtl w:val="0"/>
        </w:rPr>
        <w:t xml:space="preserve">"1"</w:t>
      </w:r>
    </w:p>
    <w:p w:rsidR="00000000" w:rsidDel="00000000" w:rsidP="00000000" w:rsidRDefault="00000000" w:rsidRPr="00000000" w14:paraId="00000398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99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grafana-net-2-dashboard.json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|</w:t>
      </w:r>
    </w:p>
    <w:p w:rsidR="00000000" w:rsidDel="00000000" w:rsidP="00000000" w:rsidRDefault="00000000" w:rsidRPr="00000000" w14:paraId="0000039A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B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"annotations": {</w:t>
      </w:r>
    </w:p>
    <w:p w:rsidR="00000000" w:rsidDel="00000000" w:rsidP="00000000" w:rsidRDefault="00000000" w:rsidRPr="00000000" w14:paraId="0000039C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"list": [</w:t>
      </w:r>
    </w:p>
    <w:p w:rsidR="00000000" w:rsidDel="00000000" w:rsidP="00000000" w:rsidRDefault="00000000" w:rsidRPr="00000000" w14:paraId="0000039D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E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"builtIn": 1,</w:t>
      </w:r>
    </w:p>
    <w:p w:rsidR="00000000" w:rsidDel="00000000" w:rsidP="00000000" w:rsidRDefault="00000000" w:rsidRPr="00000000" w14:paraId="0000039F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"datasource": "-- Grafana --",</w:t>
      </w:r>
    </w:p>
    <w:p w:rsidR="00000000" w:rsidDel="00000000" w:rsidP="00000000" w:rsidRDefault="00000000" w:rsidRPr="00000000" w14:paraId="000003A0">
      <w:pPr>
        <w:pageBreakBefore w:val="0"/>
        <w:shd w:fill="000000" w:val="clear"/>
        <w:rPr>
          <w:rFonts w:ascii="Consolas" w:cs="Consolas" w:eastAsia="Consolas" w:hAnsi="Consolas"/>
          <w:color w:val="72000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20002"/>
          <w:sz w:val="24"/>
          <w:szCs w:val="24"/>
          <w:rtl w:val="0"/>
        </w:rPr>
        <w:t xml:space="preserve">"enable": true,</w:t>
      </w:r>
    </w:p>
    <w:p w:rsidR="00000000" w:rsidDel="00000000" w:rsidP="00000000" w:rsidRDefault="00000000" w:rsidRPr="00000000" w14:paraId="000003A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…</w:t>
      </w:r>
    </w:p>
    <w:p w:rsidR="00000000" w:rsidDel="00000000" w:rsidP="00000000" w:rsidRDefault="00000000" w:rsidRPr="00000000" w14:paraId="000003A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kubectl apply -f grafana.yaml</w:t>
      </w:r>
    </w:p>
    <w:p w:rsidR="00000000" w:rsidDel="00000000" w:rsidP="00000000" w:rsidRDefault="00000000" w:rsidRPr="00000000" w14:paraId="000003A6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configmap/grafana-import-dashboards created</w:t>
      </w:r>
    </w:p>
    <w:p w:rsidR="00000000" w:rsidDel="00000000" w:rsidP="00000000" w:rsidRDefault="00000000" w:rsidRPr="00000000" w14:paraId="000003A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После этого дашборд появится магическим образом в Графане</w:t>
      </w:r>
    </w:p>
    <w:p w:rsidR="00000000" w:rsidDel="00000000" w:rsidP="00000000" w:rsidRDefault="00000000" w:rsidRPr="00000000" w14:paraId="000003A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3A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2"/>
        <w:pageBreakBefore w:val="0"/>
        <w:rPr/>
      </w:pPr>
      <w:bookmarkStart w:colFirst="0" w:colLast="0" w:name="_db894hul42ab" w:id="2"/>
      <w:bookmarkEnd w:id="2"/>
      <w:r w:rsidDel="00000000" w:rsidR="00000000" w:rsidRPr="00000000">
        <w:rPr>
          <w:rtl w:val="0"/>
        </w:rPr>
        <w:t xml:space="preserve">Метрики с Ingress-ов </w:t>
      </w:r>
    </w:p>
    <w:p w:rsidR="00000000" w:rsidDel="00000000" w:rsidP="00000000" w:rsidRDefault="00000000" w:rsidRPr="00000000" w14:paraId="000003A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Давайте добавим в шаблон ingress </w:t>
      </w:r>
    </w:p>
    <w:p w:rsidR="00000000" w:rsidDel="00000000" w:rsidP="00000000" w:rsidRDefault="00000000" w:rsidRPr="00000000" w14:paraId="000003B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hello-chart/templates/ingress.yaml</w:t>
      </w:r>
    </w:p>
    <w:p w:rsidR="00000000" w:rsidDel="00000000" w:rsidP="00000000" w:rsidRDefault="00000000" w:rsidRPr="00000000" w14:paraId="000003B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if .Values.ingress.enabled 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}}</w:t>
      </w:r>
    </w:p>
    <w:p w:rsidR="00000000" w:rsidDel="00000000" w:rsidP="00000000" w:rsidRDefault="00000000" w:rsidRPr="00000000" w14:paraId="000003B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$fullName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: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= include "hello-chart.fullname" . 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}}</w:t>
      </w:r>
    </w:p>
    <w:p w:rsidR="00000000" w:rsidDel="00000000" w:rsidP="00000000" w:rsidRDefault="00000000" w:rsidRPr="00000000" w14:paraId="000003B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$svcPort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: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= .Values.service.port 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}}</w:t>
      </w:r>
    </w:p>
    <w:p w:rsidR="00000000" w:rsidDel="00000000" w:rsidP="00000000" w:rsidRDefault="00000000" w:rsidRPr="00000000" w14:paraId="000003B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if semverCompare "&gt;=1.14-0" .Capabilities.KubeVersion.GitVersion 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}}</w:t>
      </w:r>
    </w:p>
    <w:p w:rsidR="00000000" w:rsidDel="00000000" w:rsidP="00000000" w:rsidRDefault="00000000" w:rsidRPr="00000000" w14:paraId="000003B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networking.k8s.io/v1beta1</w:t>
      </w:r>
    </w:p>
    <w:p w:rsidR="00000000" w:rsidDel="00000000" w:rsidP="00000000" w:rsidRDefault="00000000" w:rsidRPr="00000000" w14:paraId="000003B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else -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}}</w:t>
      </w:r>
    </w:p>
    <w:p w:rsidR="00000000" w:rsidDel="00000000" w:rsidP="00000000" w:rsidRDefault="00000000" w:rsidRPr="00000000" w14:paraId="000003B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extensions/v1beta1</w:t>
      </w:r>
    </w:p>
    <w:p w:rsidR="00000000" w:rsidDel="00000000" w:rsidP="00000000" w:rsidRDefault="00000000" w:rsidRPr="00000000" w14:paraId="000003B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B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Ingress</w:t>
      </w:r>
    </w:p>
    <w:p w:rsidR="00000000" w:rsidDel="00000000" w:rsidP="00000000" w:rsidRDefault="00000000" w:rsidRPr="00000000" w14:paraId="000003B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B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$fullName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B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labels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B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include "hello-chart.labels" . | nindent 4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annotations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nginx.ingress.kubernetes.io/rewrite-target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/$2</w:t>
      </w:r>
    </w:p>
    <w:p w:rsidR="00000000" w:rsidDel="00000000" w:rsidP="00000000" w:rsidRDefault="00000000" w:rsidRPr="00000000" w14:paraId="000003C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rules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range .Values.ingress.hosts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.host | quote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paths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range .paths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}}($|/)(.*)</w:t>
      </w:r>
    </w:p>
    <w:p w:rsidR="00000000" w:rsidDel="00000000" w:rsidP="00000000" w:rsidRDefault="00000000" w:rsidRPr="00000000" w14:paraId="000003C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backend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C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$fullName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{{ 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$svcPort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C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{{</w:t>
      </w:r>
      <w:r w:rsidDel="00000000" w:rsidR="00000000" w:rsidRPr="00000000">
        <w:rPr>
          <w:rFonts w:ascii="Consolas" w:cs="Consolas" w:eastAsia="Consolas" w:hAnsi="Consolas"/>
          <w:color w:val="9e7504"/>
          <w:sz w:val="23"/>
          <w:szCs w:val="23"/>
          <w:rtl w:val="0"/>
        </w:rPr>
        <w:t xml:space="preserve">- end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}}</w:t>
      </w:r>
    </w:p>
    <w:p w:rsidR="00000000" w:rsidDel="00000000" w:rsidP="00000000" w:rsidRDefault="00000000" w:rsidRPr="00000000" w14:paraId="000003D0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3D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Обновим values и версию. Повесим на всякий случай на урл /app, а не /myapp. </w:t>
      </w:r>
    </w:p>
    <w:p w:rsidR="00000000" w:rsidDel="00000000" w:rsidP="00000000" w:rsidRDefault="00000000" w:rsidRPr="00000000" w14:paraId="000003D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hello-chart/values.yaml</w:t>
      </w:r>
    </w:p>
    <w:p w:rsidR="00000000" w:rsidDel="00000000" w:rsidP="00000000" w:rsidRDefault="00000000" w:rsidRPr="00000000" w14:paraId="000003D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replicaCount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2</w:t>
      </w:r>
    </w:p>
    <w:p w:rsidR="00000000" w:rsidDel="00000000" w:rsidP="00000000" w:rsidRDefault="00000000" w:rsidRPr="00000000" w14:paraId="000003D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D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repository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hello-py</w:t>
      </w:r>
    </w:p>
    <w:p w:rsidR="00000000" w:rsidDel="00000000" w:rsidP="00000000" w:rsidRDefault="00000000" w:rsidRPr="00000000" w14:paraId="000003D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D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NodePort</w:t>
      </w:r>
    </w:p>
    <w:p w:rsidR="00000000" w:rsidDel="00000000" w:rsidP="00000000" w:rsidRDefault="00000000" w:rsidRPr="00000000" w14:paraId="000003D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9000</w:t>
      </w:r>
    </w:p>
    <w:p w:rsidR="00000000" w:rsidDel="00000000" w:rsidP="00000000" w:rsidRDefault="00000000" w:rsidRPr="00000000" w14:paraId="000003D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postgresql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true</w:t>
      </w:r>
    </w:p>
    <w:p w:rsidR="00000000" w:rsidDel="00000000" w:rsidP="00000000" w:rsidRDefault="00000000" w:rsidRPr="00000000" w14:paraId="000003E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postgresqlUsername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myuser</w:t>
      </w:r>
    </w:p>
    <w:p w:rsidR="00000000" w:rsidDel="00000000" w:rsidP="00000000" w:rsidRDefault="00000000" w:rsidRPr="00000000" w14:paraId="000003E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postgresqlPassword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passwd</w:t>
      </w:r>
    </w:p>
    <w:p w:rsidR="00000000" w:rsidDel="00000000" w:rsidP="00000000" w:rsidRDefault="00000000" w:rsidRPr="00000000" w14:paraId="000003E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postgresqlDatabase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myapp</w:t>
      </w:r>
    </w:p>
    <w:p w:rsidR="00000000" w:rsidDel="00000000" w:rsidP="00000000" w:rsidRDefault="00000000" w:rsidRPr="00000000" w14:paraId="000003E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5">
      <w:pPr>
        <w:pageBreakBefore w:val="0"/>
        <w:shd w:fill="000000" w:val="clear"/>
        <w:rPr>
          <w:rFonts w:ascii="Consolas" w:cs="Consolas" w:eastAsia="Consolas" w:hAnsi="Consolas"/>
          <w:color w:val="9e4a4d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"5432"</w:t>
      </w:r>
    </w:p>
    <w:p w:rsidR="00000000" w:rsidDel="00000000" w:rsidP="00000000" w:rsidRDefault="00000000" w:rsidRPr="00000000" w14:paraId="000003E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serviceMonitor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true</w:t>
      </w:r>
    </w:p>
    <w:p w:rsidR="00000000" w:rsidDel="00000000" w:rsidP="00000000" w:rsidRDefault="00000000" w:rsidRPr="00000000" w14:paraId="000003E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ingress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true</w:t>
      </w:r>
    </w:p>
    <w:p w:rsidR="00000000" w:rsidDel="00000000" w:rsidP="00000000" w:rsidRDefault="00000000" w:rsidRPr="00000000" w14:paraId="000003E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hosts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E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hello.world</w:t>
      </w:r>
    </w:p>
    <w:p w:rsidR="00000000" w:rsidDel="00000000" w:rsidP="00000000" w:rsidRDefault="00000000" w:rsidRPr="00000000" w14:paraId="000003E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paths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9e4a4d"/>
          <w:sz w:val="23"/>
          <w:szCs w:val="23"/>
          <w:rtl w:val="0"/>
        </w:rPr>
        <w:t xml:space="preserve">"/app"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3F0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3F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ccat hello-chart/Chart.yaml</w:t>
      </w:r>
    </w:p>
    <w:p w:rsidR="00000000" w:rsidDel="00000000" w:rsidP="00000000" w:rsidRDefault="00000000" w:rsidRPr="00000000" w14:paraId="000003F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v2</w:t>
      </w:r>
    </w:p>
    <w:p w:rsidR="00000000" w:rsidDel="00000000" w:rsidP="00000000" w:rsidRDefault="00000000" w:rsidRPr="00000000" w14:paraId="000003F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hello-chart</w:t>
      </w:r>
    </w:p>
    <w:p w:rsidR="00000000" w:rsidDel="00000000" w:rsidP="00000000" w:rsidRDefault="00000000" w:rsidRPr="00000000" w14:paraId="000003F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A Helm chart for Kubernetes</w:t>
      </w:r>
    </w:p>
    <w:p w:rsidR="00000000" w:rsidDel="00000000" w:rsidP="00000000" w:rsidRDefault="00000000" w:rsidRPr="00000000" w14:paraId="000003F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application</w:t>
      </w:r>
    </w:p>
    <w:p w:rsidR="00000000" w:rsidDel="00000000" w:rsidP="00000000" w:rsidRDefault="00000000" w:rsidRPr="00000000" w14:paraId="000003F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0.5.0</w:t>
      </w:r>
    </w:p>
    <w:p w:rsidR="00000000" w:rsidDel="00000000" w:rsidP="00000000" w:rsidRDefault="00000000" w:rsidRPr="00000000" w14:paraId="000003F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appVersion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0.10.0</w:t>
      </w:r>
    </w:p>
    <w:p w:rsidR="00000000" w:rsidDel="00000000" w:rsidP="00000000" w:rsidRDefault="00000000" w:rsidRPr="00000000" w14:paraId="000003F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3F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postgresql</w:t>
      </w:r>
    </w:p>
    <w:p w:rsidR="00000000" w:rsidDel="00000000" w:rsidP="00000000" w:rsidRDefault="00000000" w:rsidRPr="00000000" w14:paraId="000003F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8.x.x</w:t>
      </w:r>
    </w:p>
    <w:p w:rsidR="00000000" w:rsidDel="00000000" w:rsidP="00000000" w:rsidRDefault="00000000" w:rsidRPr="00000000" w14:paraId="0000040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repository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https://charts.bitnami.com/bitnami</w:t>
      </w:r>
    </w:p>
    <w:p w:rsidR="00000000" w:rsidDel="00000000" w:rsidP="00000000" w:rsidRDefault="00000000" w:rsidRPr="00000000" w14:paraId="0000040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condition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 postgresql.enabled</w:t>
      </w:r>
    </w:p>
    <w:p w:rsidR="00000000" w:rsidDel="00000000" w:rsidP="00000000" w:rsidRDefault="00000000" w:rsidRPr="00000000" w14:paraId="0000040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3"/>
          <w:szCs w:val="23"/>
          <w:rtl w:val="0"/>
        </w:rPr>
        <w:t xml:space="preserve">tags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40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- myapp-database</w:t>
      </w:r>
    </w:p>
    <w:p w:rsidR="00000000" w:rsidDel="00000000" w:rsidP="00000000" w:rsidRDefault="00000000" w:rsidRPr="00000000" w14:paraId="00000404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40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Обновим инсталляцию приложения</w:t>
      </w:r>
    </w:p>
    <w:p w:rsidR="00000000" w:rsidDel="00000000" w:rsidP="00000000" w:rsidRDefault="00000000" w:rsidRPr="00000000" w14:paraId="0000040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helm upgrade myapp ./hello-chart --atomic</w:t>
      </w:r>
    </w:p>
    <w:p w:rsidR="00000000" w:rsidDel="00000000" w:rsidP="00000000" w:rsidRDefault="00000000" w:rsidRPr="00000000" w14:paraId="0000040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Release "myapp" has been upgraded. Happy Helming!</w:t>
      </w:r>
    </w:p>
    <w:p w:rsidR="00000000" w:rsidDel="00000000" w:rsidP="00000000" w:rsidRDefault="00000000" w:rsidRPr="00000000" w14:paraId="0000040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myapp</w:t>
      </w:r>
    </w:p>
    <w:p w:rsidR="00000000" w:rsidDel="00000000" w:rsidP="00000000" w:rsidRDefault="00000000" w:rsidRPr="00000000" w14:paraId="0000040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Sat Apr 11 18:56:22 2020</w:t>
      </w:r>
    </w:p>
    <w:p w:rsidR="00000000" w:rsidDel="00000000" w:rsidP="00000000" w:rsidRDefault="00000000" w:rsidRPr="00000000" w14:paraId="0000040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</w:p>
    <w:p w:rsidR="00000000" w:rsidDel="00000000" w:rsidP="00000000" w:rsidRDefault="00000000" w:rsidRPr="00000000" w14:paraId="0000040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40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3</w:t>
      </w:r>
    </w:p>
    <w:p w:rsidR="00000000" w:rsidDel="00000000" w:rsidP="00000000" w:rsidRDefault="00000000" w:rsidRPr="00000000" w14:paraId="0000041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41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TO BE DONE</w:t>
      </w:r>
    </w:p>
    <w:p w:rsidR="00000000" w:rsidDel="00000000" w:rsidP="00000000" w:rsidRDefault="00000000" w:rsidRPr="00000000" w14:paraId="00000412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41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Проверим, что ингресс завелся</w:t>
      </w:r>
    </w:p>
    <w:p w:rsidR="00000000" w:rsidDel="00000000" w:rsidP="00000000" w:rsidRDefault="00000000" w:rsidRPr="00000000" w14:paraId="0000041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 | jq</w:t>
      </w:r>
    </w:p>
    <w:p w:rsidR="00000000" w:rsidDel="00000000" w:rsidP="00000000" w:rsidRDefault="00000000" w:rsidRPr="00000000" w14:paraId="00000418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[</w:t>
      </w:r>
    </w:p>
    <w:p w:rsidR="00000000" w:rsidDel="00000000" w:rsidP="00000000" w:rsidRDefault="00000000" w:rsidRPr="00000000" w14:paraId="00000419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{</w:t>
      </w:r>
    </w:p>
    <w:p w:rsidR="00000000" w:rsidDel="00000000" w:rsidP="00000000" w:rsidRDefault="00000000" w:rsidRPr="00000000" w14:paraId="0000041A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41B">
      <w:pPr>
        <w:pageBreakBefore w:val="0"/>
        <w:shd w:fill="000000" w:val="clear"/>
        <w:rPr>
          <w:rFonts w:ascii="Consolas" w:cs="Consolas" w:eastAsia="Consolas" w:hAnsi="Consolas"/>
          <w:color w:val="19bb03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555ff"/>
          <w:sz w:val="23"/>
          <w:szCs w:val="23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19bb03"/>
          <w:sz w:val="23"/>
          <w:szCs w:val="23"/>
          <w:rtl w:val="0"/>
        </w:rPr>
        <w:t xml:space="preserve">"Konstantin"</w:t>
      </w:r>
    </w:p>
    <w:p w:rsidR="00000000" w:rsidDel="00000000" w:rsidP="00000000" w:rsidRDefault="00000000" w:rsidRPr="00000000" w14:paraId="0000041C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41D">
      <w:pPr>
        <w:pageBreakBefore w:val="0"/>
        <w:shd w:fill="000000" w:val="clear"/>
        <w:rPr>
          <w:rFonts w:ascii="Consolas" w:cs="Consolas" w:eastAsia="Consolas" w:hAnsi="Consolas"/>
          <w:color w:val="ff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41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Для того, что nginx начал отдавать метрики, необходимо ему это прописать в настройках. </w:t>
      </w:r>
    </w:p>
    <w:p w:rsidR="00000000" w:rsidDel="00000000" w:rsidP="00000000" w:rsidRDefault="00000000" w:rsidRPr="00000000" w14:paraId="0000042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4"/>
          <w:szCs w:val="24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4"/>
          <w:szCs w:val="24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555ff"/>
          <w:sz w:val="24"/>
          <w:szCs w:val="24"/>
          <w:rtl w:val="0"/>
        </w:rPr>
        <w:t xml:space="preserve">git:(</w:t>
      </w:r>
      <w:r w:rsidDel="00000000" w:rsidR="00000000" w:rsidRPr="00000000">
        <w:rPr>
          <w:rFonts w:ascii="Consolas" w:cs="Consolas" w:eastAsia="Consolas" w:hAnsi="Consolas"/>
          <w:color w:val="fc5555"/>
          <w:sz w:val="24"/>
          <w:szCs w:val="24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5555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ff55"/>
          <w:sz w:val="24"/>
          <w:szCs w:val="24"/>
          <w:rtl w:val="0"/>
        </w:rPr>
        <w:t xml:space="preserve">✗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ccat </w:t>
      </w:r>
      <w:commentRangeStart w:id="21"/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nginx-ingress.yaml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2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DaemonSet</w:t>
      </w:r>
    </w:p>
    <w:p w:rsidR="00000000" w:rsidDel="00000000" w:rsidP="00000000" w:rsidRDefault="00000000" w:rsidRPr="00000000" w14:paraId="00000426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reportNodeInternalIp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428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hostPort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2A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42B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2C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80</w:t>
      </w:r>
    </w:p>
    <w:p w:rsidR="00000000" w:rsidDel="00000000" w:rsidP="00000000" w:rsidRDefault="00000000" w:rsidRPr="00000000" w14:paraId="0000042D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https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443</w:t>
      </w:r>
    </w:p>
    <w:p w:rsidR="00000000" w:rsidDel="00000000" w:rsidP="00000000" w:rsidRDefault="00000000" w:rsidRPr="00000000" w14:paraId="0000042E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30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NodePort</w:t>
      </w:r>
    </w:p>
    <w:p w:rsidR="00000000" w:rsidDel="00000000" w:rsidP="00000000" w:rsidRDefault="00000000" w:rsidRPr="00000000" w14:paraId="00000431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33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434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serviceMonitor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35">
      <w:pPr>
        <w:pageBreakBefore w:val="0"/>
        <w:shd w:fill="000000" w:val="clear"/>
        <w:rPr>
          <w:rFonts w:ascii="Consolas" w:cs="Consolas" w:eastAsia="Consolas" w:hAnsi="Consolas"/>
          <w:color w:val="bbbbb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07702"/>
          <w:sz w:val="24"/>
          <w:szCs w:val="24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bbbbbb"/>
          <w:sz w:val="24"/>
          <w:szCs w:val="24"/>
          <w:rtl w:val="0"/>
        </w:rPr>
        <w:t xml:space="preserve">: true</w:t>
      </w:r>
    </w:p>
    <w:p w:rsidR="00000000" w:rsidDel="00000000" w:rsidP="00000000" w:rsidRDefault="00000000" w:rsidRPr="00000000" w14:paraId="0000043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metrics.serviceMonitor.enabled=true</w:t>
      </w:r>
    </w:p>
    <w:p w:rsidR="00000000" w:rsidDel="00000000" w:rsidP="00000000" w:rsidRDefault="00000000" w:rsidRPr="00000000" w14:paraId="0000043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Теперь обновим релиз nginx-ingress через helm</w:t>
      </w:r>
    </w:p>
    <w:p w:rsidR="00000000" w:rsidDel="00000000" w:rsidP="00000000" w:rsidRDefault="00000000" w:rsidRPr="00000000" w14:paraId="0000043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</w:t>
      </w:r>
      <w:commentRangeStart w:id="22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helm upgrade nginx </w:t>
      </w:r>
      <w:commentRangeStart w:id="23"/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stable/nginx-ingress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-f nginx-ingress.yaml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Release "nginx" has been upgraded. Happy Helming!</w:t>
      </w:r>
    </w:p>
    <w:p w:rsidR="00000000" w:rsidDel="00000000" w:rsidP="00000000" w:rsidRDefault="00000000" w:rsidRPr="00000000" w14:paraId="0000043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NAME: nginx</w:t>
      </w:r>
    </w:p>
    <w:p w:rsidR="00000000" w:rsidDel="00000000" w:rsidP="00000000" w:rsidRDefault="00000000" w:rsidRPr="00000000" w14:paraId="0000043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LAST DEPLOYED: Sat Apr 11 19:20:18 2020</w:t>
      </w:r>
    </w:p>
    <w:p w:rsidR="00000000" w:rsidDel="00000000" w:rsidP="00000000" w:rsidRDefault="00000000" w:rsidRPr="00000000" w14:paraId="0000043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NAMESPACE: monitoring</w:t>
      </w:r>
    </w:p>
    <w:p w:rsidR="00000000" w:rsidDel="00000000" w:rsidP="00000000" w:rsidRDefault="00000000" w:rsidRPr="00000000" w14:paraId="0000044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STATUS: deployed</w:t>
      </w:r>
    </w:p>
    <w:p w:rsidR="00000000" w:rsidDel="00000000" w:rsidP="00000000" w:rsidRDefault="00000000" w:rsidRPr="00000000" w14:paraId="0000044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REVISION: 2</w:t>
      </w:r>
    </w:p>
    <w:p w:rsidR="00000000" w:rsidDel="00000000" w:rsidP="00000000" w:rsidRDefault="00000000" w:rsidRPr="00000000" w14:paraId="0000044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TEST SUITE: None</w:t>
      </w:r>
    </w:p>
    <w:p w:rsidR="00000000" w:rsidDel="00000000" w:rsidP="00000000" w:rsidRDefault="00000000" w:rsidRPr="00000000" w14:paraId="0000044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NOTES:</w:t>
      </w:r>
    </w:p>
    <w:p w:rsidR="00000000" w:rsidDel="00000000" w:rsidP="00000000" w:rsidRDefault="00000000" w:rsidRPr="00000000" w14:paraId="0000044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The nginx-ingress controller has been installed.</w:t>
      </w:r>
    </w:p>
    <w:p w:rsidR="00000000" w:rsidDel="00000000" w:rsidP="00000000" w:rsidRDefault="00000000" w:rsidRPr="00000000" w14:paraId="0000044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Get the application URL by running these commands:</w:t>
      </w:r>
    </w:p>
    <w:p w:rsidR="00000000" w:rsidDel="00000000" w:rsidP="00000000" w:rsidRDefault="00000000" w:rsidRPr="00000000" w14:paraId="0000044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HTTP_NODE_PORT=$(kubectl --namespace monitoring get services -o jsonpath="{.spec.ports[0].nodePort}" nginx-nginx-ingress-controller)</w:t>
      </w:r>
    </w:p>
    <w:p w:rsidR="00000000" w:rsidDel="00000000" w:rsidP="00000000" w:rsidRDefault="00000000" w:rsidRPr="00000000" w14:paraId="0000044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HTTPS_NODE_PORT=$(kubectl --namespace monitoring get services -o jsonpath="{.spec.ports[1].nodePort}" nginx-nginx-ingress-controller)</w:t>
      </w:r>
    </w:p>
    <w:p w:rsidR="00000000" w:rsidDel="00000000" w:rsidP="00000000" w:rsidRDefault="00000000" w:rsidRPr="00000000" w14:paraId="0000044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export NODE_IP=$(kubectl --namespace monitoring get nodes -o jsonpath="{.items[0].status.addresses[1].address}")</w:t>
      </w:r>
    </w:p>
    <w:p w:rsidR="00000000" w:rsidDel="00000000" w:rsidP="00000000" w:rsidRDefault="00000000" w:rsidRPr="00000000" w14:paraId="0000044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echo "Visit http://$NODE_IP:$HTTP_NODE_PORT to access your application via HTTP."</w:t>
      </w:r>
    </w:p>
    <w:p w:rsidR="00000000" w:rsidDel="00000000" w:rsidP="00000000" w:rsidRDefault="00000000" w:rsidRPr="00000000" w14:paraId="0000044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echo "Visit https://$NODE_IP:$HTTPS_NODE_PORT to access your application via HTTPS."</w:t>
      </w:r>
    </w:p>
    <w:p w:rsidR="00000000" w:rsidDel="00000000" w:rsidP="00000000" w:rsidRDefault="00000000" w:rsidRPr="00000000" w14:paraId="0000044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An example Ingress that makes use of the controller:</w:t>
      </w:r>
    </w:p>
    <w:p w:rsidR="00000000" w:rsidDel="00000000" w:rsidP="00000000" w:rsidRDefault="00000000" w:rsidRPr="00000000" w14:paraId="0000044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apiVersion: extensions/v1beta1</w:t>
      </w:r>
    </w:p>
    <w:p w:rsidR="00000000" w:rsidDel="00000000" w:rsidP="00000000" w:rsidRDefault="00000000" w:rsidRPr="00000000" w14:paraId="0000045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kind: Ingress</w:t>
      </w:r>
    </w:p>
    <w:p w:rsidR="00000000" w:rsidDel="00000000" w:rsidP="00000000" w:rsidRDefault="00000000" w:rsidRPr="00000000" w14:paraId="0000045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metadata:</w:t>
      </w:r>
    </w:p>
    <w:p w:rsidR="00000000" w:rsidDel="00000000" w:rsidP="00000000" w:rsidRDefault="00000000" w:rsidRPr="00000000" w14:paraId="0000045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annotations:</w:t>
      </w:r>
    </w:p>
    <w:p w:rsidR="00000000" w:rsidDel="00000000" w:rsidP="00000000" w:rsidRDefault="00000000" w:rsidRPr="00000000" w14:paraId="0000045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kubernetes.io/ingress.class: nginx</w:t>
      </w:r>
    </w:p>
    <w:p w:rsidR="00000000" w:rsidDel="00000000" w:rsidP="00000000" w:rsidRDefault="00000000" w:rsidRPr="00000000" w14:paraId="0000045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name: example</w:t>
      </w:r>
    </w:p>
    <w:p w:rsidR="00000000" w:rsidDel="00000000" w:rsidP="00000000" w:rsidRDefault="00000000" w:rsidRPr="00000000" w14:paraId="0000045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namespace: foo</w:t>
      </w:r>
    </w:p>
    <w:p w:rsidR="00000000" w:rsidDel="00000000" w:rsidP="00000000" w:rsidRDefault="00000000" w:rsidRPr="00000000" w14:paraId="0000045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spec:</w:t>
      </w:r>
    </w:p>
    <w:p w:rsidR="00000000" w:rsidDel="00000000" w:rsidP="00000000" w:rsidRDefault="00000000" w:rsidRPr="00000000" w14:paraId="0000045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rules:</w:t>
      </w:r>
    </w:p>
    <w:p w:rsidR="00000000" w:rsidDel="00000000" w:rsidP="00000000" w:rsidRDefault="00000000" w:rsidRPr="00000000" w14:paraId="0000045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- host: www.example.com</w:t>
      </w:r>
    </w:p>
    <w:p w:rsidR="00000000" w:rsidDel="00000000" w:rsidP="00000000" w:rsidRDefault="00000000" w:rsidRPr="00000000" w14:paraId="0000045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http:</w:t>
      </w:r>
    </w:p>
    <w:p w:rsidR="00000000" w:rsidDel="00000000" w:rsidP="00000000" w:rsidRDefault="00000000" w:rsidRPr="00000000" w14:paraId="0000045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paths:</w:t>
      </w:r>
    </w:p>
    <w:p w:rsidR="00000000" w:rsidDel="00000000" w:rsidP="00000000" w:rsidRDefault="00000000" w:rsidRPr="00000000" w14:paraId="0000045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- backend:</w:t>
      </w:r>
    </w:p>
    <w:p w:rsidR="00000000" w:rsidDel="00000000" w:rsidP="00000000" w:rsidRDefault="00000000" w:rsidRPr="00000000" w14:paraId="0000045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serviceName: exampleService</w:t>
      </w:r>
    </w:p>
    <w:p w:rsidR="00000000" w:rsidDel="00000000" w:rsidP="00000000" w:rsidRDefault="00000000" w:rsidRPr="00000000" w14:paraId="0000045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servicePort: 80</w:t>
      </w:r>
    </w:p>
    <w:p w:rsidR="00000000" w:rsidDel="00000000" w:rsidP="00000000" w:rsidRDefault="00000000" w:rsidRPr="00000000" w14:paraId="0000045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path: /</w:t>
      </w:r>
    </w:p>
    <w:p w:rsidR="00000000" w:rsidDel="00000000" w:rsidP="00000000" w:rsidRDefault="00000000" w:rsidRPr="00000000" w14:paraId="0000045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# This section is only required if TLS is to be enabled for the Ingress</w:t>
      </w:r>
    </w:p>
    <w:p w:rsidR="00000000" w:rsidDel="00000000" w:rsidP="00000000" w:rsidRDefault="00000000" w:rsidRPr="00000000" w14:paraId="0000046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tls:</w:t>
      </w:r>
    </w:p>
    <w:p w:rsidR="00000000" w:rsidDel="00000000" w:rsidP="00000000" w:rsidRDefault="00000000" w:rsidRPr="00000000" w14:paraId="0000046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- hosts:</w:t>
      </w:r>
    </w:p>
    <w:p w:rsidR="00000000" w:rsidDel="00000000" w:rsidP="00000000" w:rsidRDefault="00000000" w:rsidRPr="00000000" w14:paraId="0000046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- www.example.com</w:t>
      </w:r>
    </w:p>
    <w:p w:rsidR="00000000" w:rsidDel="00000000" w:rsidP="00000000" w:rsidRDefault="00000000" w:rsidRPr="00000000" w14:paraId="0000046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secretName: example-tls</w:t>
      </w:r>
    </w:p>
    <w:p w:rsidR="00000000" w:rsidDel="00000000" w:rsidP="00000000" w:rsidRDefault="00000000" w:rsidRPr="00000000" w14:paraId="0000046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If TLS is enabled for the Ingress, a Secret containing the certificate and key must also be provided:</w:t>
      </w:r>
    </w:p>
    <w:p w:rsidR="00000000" w:rsidDel="00000000" w:rsidP="00000000" w:rsidRDefault="00000000" w:rsidRPr="00000000" w14:paraId="0000046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apiVersion: v1</w:t>
      </w:r>
    </w:p>
    <w:p w:rsidR="00000000" w:rsidDel="00000000" w:rsidP="00000000" w:rsidRDefault="00000000" w:rsidRPr="00000000" w14:paraId="0000046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kind: Secret</w:t>
      </w:r>
    </w:p>
    <w:p w:rsidR="00000000" w:rsidDel="00000000" w:rsidP="00000000" w:rsidRDefault="00000000" w:rsidRPr="00000000" w14:paraId="0000046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metadata:</w:t>
      </w:r>
    </w:p>
    <w:p w:rsidR="00000000" w:rsidDel="00000000" w:rsidP="00000000" w:rsidRDefault="00000000" w:rsidRPr="00000000" w14:paraId="0000046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name: example-tls</w:t>
      </w:r>
    </w:p>
    <w:p w:rsidR="00000000" w:rsidDel="00000000" w:rsidP="00000000" w:rsidRDefault="00000000" w:rsidRPr="00000000" w14:paraId="0000046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namespace: foo</w:t>
      </w:r>
    </w:p>
    <w:p w:rsidR="00000000" w:rsidDel="00000000" w:rsidP="00000000" w:rsidRDefault="00000000" w:rsidRPr="00000000" w14:paraId="0000046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data:</w:t>
      </w:r>
    </w:p>
    <w:p w:rsidR="00000000" w:rsidDel="00000000" w:rsidP="00000000" w:rsidRDefault="00000000" w:rsidRPr="00000000" w14:paraId="0000046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tls.crt: &lt;base64 encoded cert&gt;</w:t>
      </w:r>
    </w:p>
    <w:p w:rsidR="00000000" w:rsidDel="00000000" w:rsidP="00000000" w:rsidRDefault="00000000" w:rsidRPr="00000000" w14:paraId="0000046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tls.key: &lt;base64 encoded key&gt;</w:t>
      </w:r>
    </w:p>
    <w:p w:rsidR="00000000" w:rsidDel="00000000" w:rsidP="00000000" w:rsidRDefault="00000000" w:rsidRPr="00000000" w14:paraId="0000046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type: kubernetes.io/tls</w:t>
      </w:r>
    </w:p>
    <w:p w:rsidR="00000000" w:rsidDel="00000000" w:rsidP="00000000" w:rsidRDefault="00000000" w:rsidRPr="00000000" w14:paraId="00000470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47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Смотрим, что сервис монитор добавился </w:t>
      </w:r>
    </w:p>
    <w:p w:rsidR="00000000" w:rsidDel="00000000" w:rsidP="00000000" w:rsidRDefault="00000000" w:rsidRPr="00000000" w14:paraId="0000047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kubectl get servicemonitors.monitoring.coreos.com</w:t>
      </w:r>
    </w:p>
    <w:p w:rsidR="00000000" w:rsidDel="00000000" w:rsidP="00000000" w:rsidRDefault="00000000" w:rsidRPr="00000000" w14:paraId="00000475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NAME                                               AGE</w:t>
      </w:r>
    </w:p>
    <w:p w:rsidR="00000000" w:rsidDel="00000000" w:rsidP="00000000" w:rsidRDefault="00000000" w:rsidRPr="00000000" w14:paraId="00000476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myapp-hello-chart                                  4h43m</w:t>
      </w:r>
    </w:p>
    <w:p w:rsidR="00000000" w:rsidDel="00000000" w:rsidP="00000000" w:rsidRDefault="00000000" w:rsidRPr="00000000" w14:paraId="0000047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nginx-nginx-ingress-controller                     61s</w:t>
      </w:r>
    </w:p>
    <w:p w:rsidR="00000000" w:rsidDel="00000000" w:rsidP="00000000" w:rsidRDefault="00000000" w:rsidRPr="00000000" w14:paraId="0000047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prom-prometheus-operator-alertmanager              33h</w:t>
      </w:r>
    </w:p>
    <w:p w:rsidR="00000000" w:rsidDel="00000000" w:rsidP="00000000" w:rsidRDefault="00000000" w:rsidRPr="00000000" w14:paraId="0000047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prom-prometheus-operator-apiserver                 33h</w:t>
      </w:r>
    </w:p>
    <w:p w:rsidR="00000000" w:rsidDel="00000000" w:rsidP="00000000" w:rsidRDefault="00000000" w:rsidRPr="00000000" w14:paraId="0000047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prom-prometheus-operator-coredns                   33h</w:t>
      </w:r>
    </w:p>
    <w:p w:rsidR="00000000" w:rsidDel="00000000" w:rsidP="00000000" w:rsidRDefault="00000000" w:rsidRPr="00000000" w14:paraId="0000047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prom-prometheus-operator-grafana                   33h</w:t>
      </w:r>
    </w:p>
    <w:p w:rsidR="00000000" w:rsidDel="00000000" w:rsidP="00000000" w:rsidRDefault="00000000" w:rsidRPr="00000000" w14:paraId="0000047C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prom-prometheus-operator-kube-controller-manager   33h</w:t>
      </w:r>
    </w:p>
    <w:p w:rsidR="00000000" w:rsidDel="00000000" w:rsidP="00000000" w:rsidRDefault="00000000" w:rsidRPr="00000000" w14:paraId="0000047D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prom-prometheus-operator-kube-etcd                 33h</w:t>
      </w:r>
    </w:p>
    <w:p w:rsidR="00000000" w:rsidDel="00000000" w:rsidP="00000000" w:rsidRDefault="00000000" w:rsidRPr="00000000" w14:paraId="0000047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prom-prometheus-operator-kube-proxy                33h</w:t>
      </w:r>
    </w:p>
    <w:p w:rsidR="00000000" w:rsidDel="00000000" w:rsidP="00000000" w:rsidRDefault="00000000" w:rsidRPr="00000000" w14:paraId="0000047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prom-prometheus-operator-kube-scheduler            33h</w:t>
      </w:r>
    </w:p>
    <w:p w:rsidR="00000000" w:rsidDel="00000000" w:rsidP="00000000" w:rsidRDefault="00000000" w:rsidRPr="00000000" w14:paraId="00000480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prom-prometheus-operator-kube-state-metrics        33h</w:t>
      </w:r>
    </w:p>
    <w:p w:rsidR="00000000" w:rsidDel="00000000" w:rsidP="00000000" w:rsidRDefault="00000000" w:rsidRPr="00000000" w14:paraId="00000481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prom-prometheus-operator-kubelet                   33h</w:t>
      </w:r>
    </w:p>
    <w:p w:rsidR="00000000" w:rsidDel="00000000" w:rsidP="00000000" w:rsidRDefault="00000000" w:rsidRPr="00000000" w14:paraId="00000482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prom-prometheus-operator-node-exporter             33h</w:t>
      </w:r>
    </w:p>
    <w:p w:rsidR="00000000" w:rsidDel="00000000" w:rsidP="00000000" w:rsidRDefault="00000000" w:rsidRPr="00000000" w14:paraId="00000483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prom-prometheus-operator-operator                  33h</w:t>
      </w:r>
    </w:p>
    <w:p w:rsidR="00000000" w:rsidDel="00000000" w:rsidP="00000000" w:rsidRDefault="00000000" w:rsidRPr="00000000" w14:paraId="00000484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prom-prometheus-operator-prometheus                33h</w:t>
      </w:r>
    </w:p>
    <w:p w:rsidR="00000000" w:rsidDel="00000000" w:rsidP="00000000" w:rsidRDefault="00000000" w:rsidRPr="00000000" w14:paraId="00000485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prometheus</w:t>
      </w:r>
    </w:p>
    <w:p w:rsidR="00000000" w:rsidDel="00000000" w:rsidP="00000000" w:rsidRDefault="00000000" w:rsidRPr="00000000" w14:paraId="0000048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Через некоторое время можем увидеть, что ингресс в таргетах прометея появился </w:t>
      </w:r>
    </w:p>
    <w:p w:rsidR="00000000" w:rsidDel="00000000" w:rsidP="00000000" w:rsidRDefault="00000000" w:rsidRPr="00000000" w14:paraId="0000048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51054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Метрики nginx появились </w:t>
      </w:r>
    </w:p>
    <w:p w:rsidR="00000000" w:rsidDel="00000000" w:rsidP="00000000" w:rsidRDefault="00000000" w:rsidRPr="00000000" w14:paraId="0000048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6680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Сделаем несколько запросов через nginx ingress, в которых есть указание хоста (это важно)</w:t>
      </w:r>
    </w:p>
    <w:p w:rsidR="00000000" w:rsidDel="00000000" w:rsidP="00000000" w:rsidRDefault="00000000" w:rsidRPr="00000000" w14:paraId="0000049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</w:t>
      </w:r>
    </w:p>
    <w:p w:rsidR="00000000" w:rsidDel="00000000" w:rsidP="00000000" w:rsidRDefault="00000000" w:rsidRPr="00000000" w14:paraId="00000498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[{"id": 1, "name": "Konstantin"}]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bbbbbb" w:val="clear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</w:t>
      </w:r>
    </w:p>
    <w:p w:rsidR="00000000" w:rsidDel="00000000" w:rsidP="00000000" w:rsidRDefault="00000000" w:rsidRPr="00000000" w14:paraId="00000499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[{"id": 1, "name": "Konstantin"}]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bbbbbb" w:val="clear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</w:t>
      </w:r>
    </w:p>
    <w:p w:rsidR="00000000" w:rsidDel="00000000" w:rsidP="00000000" w:rsidRDefault="00000000" w:rsidRPr="00000000" w14:paraId="0000049A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[{"id": 1, "name": "Konstantin"}]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bbbbbb" w:val="clear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</w:t>
      </w:r>
    </w:p>
    <w:p w:rsidR="00000000" w:rsidDel="00000000" w:rsidP="00000000" w:rsidRDefault="00000000" w:rsidRPr="00000000" w14:paraId="0000049B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[{"id": 1, "name": "Konstantin"}]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bbbbbb" w:val="clear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curl -s -H'Host: hello.world' http://192.168.176.128/app/db</w:t>
      </w:r>
    </w:p>
    <w:p w:rsidR="00000000" w:rsidDel="00000000" w:rsidP="00000000" w:rsidRDefault="00000000" w:rsidRPr="00000000" w14:paraId="0000049C">
      <w:pPr>
        <w:pageBreakBefore w:val="0"/>
        <w:shd w:fill="000000" w:val="clear"/>
        <w:rPr>
          <w:rFonts w:ascii="Consolas" w:cs="Consolas" w:eastAsia="Consolas" w:hAnsi="Consolas"/>
          <w:color w:val="55ffff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[{"id": 1, "name": "Konstantin"}]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bbbbbb" w:val="clear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55ff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</w:p>
    <w:p w:rsidR="00000000" w:rsidDel="00000000" w:rsidP="00000000" w:rsidRDefault="00000000" w:rsidRPr="00000000" w14:paraId="0000049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 через некоторое время (зависит, как часто собирается с nginx cтата), появятся еще метрики, связанные с параметрами запросов и ответов.</w:t>
      </w:r>
    </w:p>
    <w:p w:rsidR="00000000" w:rsidDel="00000000" w:rsidP="00000000" w:rsidRDefault="00000000" w:rsidRPr="00000000" w14:paraId="0000049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53100" cy="76009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Можно увидеть, что у нас всего 5 запросов было ( и это правда) </w:t>
      </w:r>
      <w:ins w:author="Anonymous" w:id="13" w:date="2021-11-21T10:33:07Z">
        <w:del w:author="Anonymous" w:id="14" w:date="2021-11-21T11:26:40Z">
          <w:r w:rsidDel="00000000" w:rsidR="00000000" w:rsidRPr="00000000">
            <w:rPr>
              <w:rFonts w:ascii="Consolas" w:cs="Consolas" w:eastAsia="Consolas" w:hAnsi="Consolas"/>
              <w:rtl w:val="0"/>
            </w:rPr>
            <w:tab/>
          </w:r>
        </w:del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2006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Самое интересное, это какие есть метки (labels) </w:t>
      </w:r>
    </w:p>
    <w:p w:rsidR="00000000" w:rsidDel="00000000" w:rsidP="00000000" w:rsidRDefault="00000000" w:rsidRPr="00000000" w14:paraId="000004A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ginx_ingress_controller_request_duration_seconds_count{controller_class="nginx",controller_namespace="monitoring",controller_pod="nginx-nginx-ingress-controller-ccqjj",endpoint="metrics",exported_namespace="monitoring",exported_service="myapp-hello-chart",host="hello.world",ingress="myapp-hello-chart",instance="172.17.0.12:10254",job="nginx-nginx-ingress-controller-metrics",method="GET",namespace="monitoring",path="/app($|/)(.*)",pod="nginx-nginx-ingress-controller-ccqjj",service="nginx-nginx-ingress-controller-metrics",status="200"}</w:t>
        <w:tab/>
      </w:r>
    </w:p>
    <w:p w:rsidR="00000000" w:rsidDel="00000000" w:rsidP="00000000" w:rsidRDefault="00000000" w:rsidRPr="00000000" w14:paraId="000004A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Давайте построим rps-ы по ингрессам</w:t>
      </w:r>
    </w:p>
    <w:p w:rsidR="00000000" w:rsidDel="00000000" w:rsidP="00000000" w:rsidRDefault="00000000" w:rsidRPr="00000000" w14:paraId="000004A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Сначала дадим нагрузку на сервис через ингресс </w:t>
      </w:r>
    </w:p>
    <w:p w:rsidR="00000000" w:rsidDel="00000000" w:rsidP="00000000" w:rsidRDefault="00000000" w:rsidRPr="00000000" w14:paraId="000004A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fc5555"/>
          <w:sz w:val="23"/>
          <w:szCs w:val="23"/>
          <w:rtl w:val="0"/>
        </w:rPr>
        <w:t xml:space="preserve">➜  </w:t>
      </w:r>
      <w:r w:rsidDel="00000000" w:rsidR="00000000" w:rsidRPr="00000000">
        <w:rPr>
          <w:rFonts w:ascii="Consolas" w:cs="Consolas" w:eastAsia="Consolas" w:hAnsi="Consolas"/>
          <w:color w:val="55ffff"/>
          <w:sz w:val="23"/>
          <w:szCs w:val="23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 while 1; do ab -n 50 -c 5 -H'Host: hello.world' http://192.168.176.128/app/db &gt;&gt; /dev/null ; sleep 3; done</w:t>
      </w:r>
    </w:p>
    <w:p w:rsidR="00000000" w:rsidDel="00000000" w:rsidP="00000000" w:rsidRDefault="00000000" w:rsidRPr="00000000" w14:paraId="000004AF">
      <w:pPr>
        <w:pageBreakBefore w:val="0"/>
        <w:shd w:fill="000000" w:val="clear"/>
        <w:rPr>
          <w:rFonts w:ascii="Consolas" w:cs="Consolas" w:eastAsia="Consolas" w:hAnsi="Consolas"/>
          <w:color w:val="bbbbbb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3"/>
          <w:szCs w:val="23"/>
          <w:rtl w:val="0"/>
        </w:rPr>
        <w:t xml:space="preserve">~</w:t>
      </w:r>
    </w:p>
    <w:p w:rsidR="00000000" w:rsidDel="00000000" w:rsidP="00000000" w:rsidRDefault="00000000" w:rsidRPr="00000000" w14:paraId="000004B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И посмотрим на графики в прометее</w:t>
      </w:r>
    </w:p>
    <w:p w:rsidR="00000000" w:rsidDel="00000000" w:rsidP="00000000" w:rsidRDefault="00000000" w:rsidRPr="00000000" w14:paraId="000004B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 by (status) (rate(nginx_ingress_controller_request_duration_seconds_count[1m]))</w:t>
      </w:r>
    </w:p>
    <w:p w:rsidR="00000000" w:rsidDel="00000000" w:rsidP="00000000" w:rsidRDefault="00000000" w:rsidRPr="00000000" w14:paraId="000004B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608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Как видим, появились 500ки.</w:t>
      </w:r>
    </w:p>
    <w:p w:rsidR="00000000" w:rsidDel="00000000" w:rsidP="00000000" w:rsidRDefault="00000000" w:rsidRPr="00000000" w14:paraId="000004B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Сравним с тем, что мы видим внутри приложения.</w:t>
      </w:r>
    </w:p>
    <w:p w:rsidR="00000000" w:rsidDel="00000000" w:rsidP="00000000" w:rsidRDefault="00000000" w:rsidRPr="00000000" w14:paraId="000004B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8862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Приложение 500ки не видит. Потому что это 500 СНАРУЖИ приложения - сеть тупит или происходит рестарт пода не видит. Плюс внутренние ошибки могут таковы, что приложение их не перехватывает, и поэтому эта информация теряется.</w:t>
      </w:r>
    </w:p>
    <w:p w:rsidR="00000000" w:rsidDel="00000000" w:rsidP="00000000" w:rsidRDefault="00000000" w:rsidRPr="00000000" w14:paraId="000004C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Вообще, 500 лучше смотреть по количеству, а не по rate. И отслеживать их максимально близко к пользователю, а не к приложению. </w:t>
      </w:r>
    </w:p>
    <w:p w:rsidR="00000000" w:rsidDel="00000000" w:rsidP="00000000" w:rsidRDefault="00000000" w:rsidRPr="00000000" w14:paraId="000004C5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sum by (status) (increase(nginx_ingress_controller_request_duration_seconds_count{status=~"5.+"}[1m]))</w:t>
      </w:r>
    </w:p>
    <w:p w:rsidR="00000000" w:rsidDel="00000000" w:rsidP="00000000" w:rsidRDefault="00000000" w:rsidRPr="00000000" w14:paraId="000004C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3600" cy="3746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Для того, чтобы понимать, какие ошибки есть необходимо использовать Exception Handling инструменты типа sentry. </w:t>
      </w:r>
    </w:p>
    <w:p w:rsidR="00000000" w:rsidDel="00000000" w:rsidP="00000000" w:rsidRDefault="00000000" w:rsidRPr="00000000" w14:paraId="000004CE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sectPr>
      <w:headerReference r:id="rId4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Вадим Люлин" w:id="12" w:date="2021-02-24T04:33:27Z"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Откуда взят ip?</w:t>
      </w:r>
    </w:p>
  </w:comment>
  <w:comment w:author="Андрей Серяков" w:id="13" w:date="2021-02-24T05:35:27Z"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предыдущая лаба</w:t>
      </w:r>
    </w:p>
  </w:comment>
  <w:comment w:author="Андрей Серяков" w:id="16" w:date="2021-02-24T05:57:20Z"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видимо в лабе упустили  момент обновление Values, выше по доке не встречал изменений файла содержащего Values, или его создание. Либо удалить эту строку и {{- end }},или добавить соответствующую настройку в Values.</w:t>
      </w:r>
    </w:p>
  </w:comment>
  <w:comment w:author="Александр Михалев" w:id="5" w:date="2022-06-13T12:45:21Z"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Exporter в Kubernetes из Docker Desktop падает в CrashLoopBack, починить можно сделав патч DaemonSet'a: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kubectl patch ds prom-prometheus-node-exporter --type "json" -p '[{"op": "remove", "path" : "/spec/template/spec/containers/0/volumeMounts/2/mountPropagation"}]'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https://stackoverflow.com/questions/70556984/kubernetes-node-exporter-container-is-not-working-it-shows-this-error-message</w:t>
      </w:r>
    </w:p>
  </w:comment>
  <w:comment w:author="Вадим Люлин" w:id="3" w:date="2021-02-23T08:48:16Z"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Мой helm не понял команду: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helm install prom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Прошло как helm install prom prometheus-community/kube-prometheus-stack</w:t>
      </w:r>
    </w:p>
  </w:comment>
  <w:comment w:author="Андрей Серяков" w:id="4" w:date="2021-02-24T05:34:45Z"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перенос строки из-за длинны: helm install prom prometheus-community/kube-prometheus-stack -f prometheus.yaml --atomic . Читать логи полезно )</w:t>
      </w:r>
    </w:p>
  </w:comment>
  <w:comment w:author="Вадим Люлин" w:id="18" w:date="2021-02-25T06:35:04Z"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как устанавливать с помощью helm upgrade, если приложение ставится в свой namespace, а servicemonitor надо определить в namespace monitoring?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Убился, пока понял, что при helm upgrade мой сервисмонитор устанавливался в namespace приложения.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итоге устанавливал его вручную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kubectl apply -f servicemonitor.yaml -n monitoring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Только после этого он появился в Service discovery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Чтобы не лезть каждый раз в UI прометея, полезная команда показывающая service descovery: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kubectl get servicemonitors.monitoring.coreos.com</w:t>
      </w:r>
    </w:p>
  </w:comment>
  <w:comment w:author="Иванов Дмитрий" w:id="19" w:date="2021-05-06T07:23:07Z"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насколько я понял, когда ты ставишь хелмом прометей, там есть Values для него, и как раз значение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serviceMonitorSelectorNilUsesHelmValues=false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говорит прометею ходить по всем неймспейсам. Тоже втыкал, не понимая что делать, когда мониторинг в отдельном неймспейсе). Ставьте спокойно этот СервисМонитор в свой неймспейс, прометей найдет его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https://github.com/helm/charts/issues/13196#issuecomment-485750288</w:t>
      </w:r>
    </w:p>
  </w:comment>
  <w:comment w:author="Vadim Litvinov" w:id="17" w:date="2021-06-15T15:06:45Z"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надо http, если в service.yaml у вас порт называется http</w:t>
      </w:r>
    </w:p>
  </w:comment>
  <w:comment w:author="니콜라이 - Николай" w:id="23" w:date="2021-08-03T16:22:18Z"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тот хельм-репозиторий? ставили же так helm install nginx ingress-nginx/ingress-nginx -f nginx-ingress.yaml --atomic</w:t>
      </w:r>
    </w:p>
  </w:comment>
  <w:comment w:author="Evgeny Nikitenko" w:id="20" w:date="2021-12-04T22:14:22Z"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не "-", а нижнее подчеркивание "_". Иначе не заработает</w:t>
      </w:r>
    </w:p>
  </w:comment>
  <w:comment w:author="Oleg Gerasimov" w:id="0" w:date="2020-11-04T08:13:20Z"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этой конфигурацией у меня на запустился. а с конфигом из гита - норм. (https://github.com/schetinnikov-otus/arch-labs/blob/master/prometheus/nginx-ingress.yaml)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хватает вкл СервисМонитора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metrics: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enabled: true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serviceMonitor: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enabled: true</w:t>
      </w:r>
    </w:p>
  </w:comment>
  <w:comment w:author="Stas Schetinnikov" w:id="1" w:date="2020-11-05T06:25:49Z"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 настройку мониторов дальше по тексту. Но тут есть тонкий момент, если попытаться установить ингресс с настройками про сервис монитор ДО установки оператора (и создания CRDшек) - он свалится с ошибкой. Поэтому конкретно здесь они и опущены.</w:t>
      </w:r>
    </w:p>
  </w:comment>
  <w:comment w:author="Мурод Хайдаров" w:id="22" w:date="2022-02-06T17:56:41Z"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helm upgrade --install nginx-stable ingress-nginx/ingress-nginx -f nginx-ingress.yaml</w:t>
      </w:r>
    </w:p>
  </w:comment>
  <w:comment w:author="Vitaliy Lukanin" w:id="9" w:date="2020-06-14T16:52:14Z"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Нету сейчас дефолтных дашбордов. Даже если откатить все и сделать заново с припиской раздела `grafana` в prometheus.yaml, как на видео, - все равно не появились.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upd: нашел дашборды на вкладке Management после добавления раздела `Grafana`. На домашней странице их изначально нет, но здесь их можно включить и открыть. После чего дашборды появится и на домашней странице.</w:t>
      </w:r>
    </w:p>
  </w:comment>
  <w:comment w:author="Vadim Litvinov" w:id="10" w:date="2021-05-24T16:21:10Z"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 меня все сразу есть в Management, ничего дополнительного не приписывал</w:t>
      </w:r>
    </w:p>
  </w:comment>
  <w:comment w:author="Aleksey Bogomolov" w:id="6" w:date="2020-04-26T16:57:37Z"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Паротль для графаны prom-operator</w:t>
      </w:r>
    </w:p>
  </w:comment>
  <w:comment w:author="Tatiana Yankis" w:id="7" w:date="2020-08-07T08:58:22Z"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логин admin</w:t>
      </w:r>
    </w:p>
  </w:comment>
  <w:comment w:author="니콜라이 - Николай" w:id="8" w:date="2021-08-01T11:47:37Z"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чтобы понять, какие логин-пароль, можно декодировать секрет 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kubectl get secret prom-grafana -o jsonpath='{.data}'</w:t>
      </w:r>
    </w:p>
  </w:comment>
  <w:comment w:author="Вадим Люлин" w:id="14" w:date="2021-02-24T05:00:04Z"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появляется этот файл?</w:t>
      </w:r>
    </w:p>
  </w:comment>
  <w:comment w:author="Андрей Серяков" w:id="15" w:date="2021-02-24T05:35:42Z"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ручками создается</w:t>
      </w:r>
    </w:p>
  </w:comment>
  <w:comment w:author="Maria Kot" w:id="11" w:date="2020-04-11T17:31:12Z"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факту в сервис дискавери видны сервис-мониторы с найденными по ним таргетами</w:t>
      </w:r>
    </w:p>
  </w:comment>
  <w:comment w:author="Вадим Люлин" w:id="21" w:date="2021-02-26T06:08:38Z"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где брать nginx-ingress.yaml ?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Руками создавать?</w:t>
      </w:r>
    </w:p>
  </w:comment>
  <w:comment w:author="Maria Kot" w:id="2" w:date="2020-04-11T17:28:06Z"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составе оператора - например графана имеет свой чарт и в хелм-чарте пром-оператора она подключается как зависимость (то есть при желании не нужные компоненты можно не устанавливать)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2">
    <w:pPr>
      <w:rPr/>
    </w:pPr>
    <w:ins w:author="Александр Михалев" w:id="15" w:date="2022-05-29T14:02:24Z">
      <w:del w:author="Никита Елисеев" w:id="16" w:date="2022-06-19T11:42:48Z">
        <w:r w:rsidDel="00000000" w:rsidR="00000000" w:rsidRPr="00000000">
          <w:rPr/>
          <w:drawing>
            <wp:inline distB="114300" distT="114300" distL="114300" distR="114300">
              <wp:extent cx="5943600" cy="3200400"/>
              <wp:effectExtent b="0" l="0" r="0" t="0"/>
              <wp:docPr id="3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00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</w:ins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16.png"/><Relationship Id="rId42" Type="http://schemas.openxmlformats.org/officeDocument/2006/relationships/image" Target="media/image15.png"/><Relationship Id="rId41" Type="http://schemas.openxmlformats.org/officeDocument/2006/relationships/image" Target="media/image22.png"/><Relationship Id="rId22" Type="http://schemas.openxmlformats.org/officeDocument/2006/relationships/image" Target="media/image12.png"/><Relationship Id="rId44" Type="http://schemas.openxmlformats.org/officeDocument/2006/relationships/image" Target="media/image1.png"/><Relationship Id="rId21" Type="http://schemas.openxmlformats.org/officeDocument/2006/relationships/image" Target="media/image9.png"/><Relationship Id="rId43" Type="http://schemas.openxmlformats.org/officeDocument/2006/relationships/image" Target="media/image2.png"/><Relationship Id="rId24" Type="http://schemas.openxmlformats.org/officeDocument/2006/relationships/image" Target="media/image24.png"/><Relationship Id="rId46" Type="http://schemas.openxmlformats.org/officeDocument/2006/relationships/image" Target="media/image33.png"/><Relationship Id="rId23" Type="http://schemas.openxmlformats.org/officeDocument/2006/relationships/image" Target="media/image19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48" Type="http://schemas.openxmlformats.org/officeDocument/2006/relationships/header" Target="header1.xml"/><Relationship Id="rId25" Type="http://schemas.openxmlformats.org/officeDocument/2006/relationships/image" Target="media/image31.png"/><Relationship Id="rId47" Type="http://schemas.openxmlformats.org/officeDocument/2006/relationships/image" Target="media/image20.png"/><Relationship Id="rId28" Type="http://schemas.openxmlformats.org/officeDocument/2006/relationships/image" Target="media/image13.png"/><Relationship Id="rId27" Type="http://schemas.openxmlformats.org/officeDocument/2006/relationships/image" Target="media/image3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hyperlink" Target="https://charts.helm.sh/stable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8.png"/><Relationship Id="rId30" Type="http://schemas.openxmlformats.org/officeDocument/2006/relationships/image" Target="media/image23.png"/><Relationship Id="rId11" Type="http://schemas.openxmlformats.org/officeDocument/2006/relationships/image" Target="media/image4.png"/><Relationship Id="rId33" Type="http://schemas.openxmlformats.org/officeDocument/2006/relationships/image" Target="media/image28.png"/><Relationship Id="rId10" Type="http://schemas.openxmlformats.org/officeDocument/2006/relationships/hyperlink" Target="https://grafana.com/grafana/dashboards/11074" TargetMode="External"/><Relationship Id="rId32" Type="http://schemas.openxmlformats.org/officeDocument/2006/relationships/image" Target="media/image32.png"/><Relationship Id="rId13" Type="http://schemas.openxmlformats.org/officeDocument/2006/relationships/image" Target="media/image25.png"/><Relationship Id="rId35" Type="http://schemas.openxmlformats.org/officeDocument/2006/relationships/image" Target="media/image14.png"/><Relationship Id="rId12" Type="http://schemas.openxmlformats.org/officeDocument/2006/relationships/image" Target="media/image7.png"/><Relationship Id="rId34" Type="http://schemas.openxmlformats.org/officeDocument/2006/relationships/image" Target="media/image18.png"/><Relationship Id="rId15" Type="http://schemas.openxmlformats.org/officeDocument/2006/relationships/image" Target="media/image5.png"/><Relationship Id="rId37" Type="http://schemas.openxmlformats.org/officeDocument/2006/relationships/image" Target="media/image3.png"/><Relationship Id="rId14" Type="http://schemas.openxmlformats.org/officeDocument/2006/relationships/image" Target="media/image26.png"/><Relationship Id="rId36" Type="http://schemas.openxmlformats.org/officeDocument/2006/relationships/image" Target="media/image34.png"/><Relationship Id="rId17" Type="http://schemas.openxmlformats.org/officeDocument/2006/relationships/hyperlink" Target="https://robustperception.io/how-does-a-prometheus-counter-work" TargetMode="External"/><Relationship Id="rId39" Type="http://schemas.openxmlformats.org/officeDocument/2006/relationships/image" Target="media/image29.png"/><Relationship Id="rId16" Type="http://schemas.openxmlformats.org/officeDocument/2006/relationships/hyperlink" Target="https://prometheus.io/docs/prometheus/latest/querying/basics/" TargetMode="External"/><Relationship Id="rId38" Type="http://schemas.openxmlformats.org/officeDocument/2006/relationships/image" Target="media/image27.png"/><Relationship Id="rId19" Type="http://schemas.openxmlformats.org/officeDocument/2006/relationships/hyperlink" Target="https://www.youtube.com/watch?v=67Ulrq6DxwA" TargetMode="External"/><Relationship Id="rId18" Type="http://schemas.openxmlformats.org/officeDocument/2006/relationships/hyperlink" Target="https://robustperception.io/how-does-a-prometheus-counter-work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